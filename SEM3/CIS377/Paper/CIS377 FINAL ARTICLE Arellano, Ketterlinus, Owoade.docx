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B12E773" w14:textId="26F5E9FB" w:rsidR="0064120E" w:rsidRDefault="0064120E" w:rsidP="0064120E">
      <w:pPr>
        <w:pStyle w:val="Author"/>
        <w:spacing w:before="5pt" w:beforeAutospacing="1" w:after="5pt" w:afterAutospacing="1"/>
        <w:rPr>
          <w:sz w:val="16"/>
          <w:szCs w:val="16"/>
        </w:rPr>
      </w:pPr>
      <w:r>
        <w:rPr>
          <w:rFonts w:eastAsia="MS Mincho"/>
          <w:kern w:val="48"/>
          <w:sz w:val="48"/>
          <w:szCs w:val="48"/>
        </w:rPr>
        <w:t xml:space="preserve">A </w:t>
      </w:r>
      <w:r w:rsidR="00A64F67">
        <w:rPr>
          <w:rFonts w:eastAsia="MS Mincho"/>
          <w:kern w:val="48"/>
          <w:sz w:val="48"/>
          <w:szCs w:val="48"/>
        </w:rPr>
        <w:t>Survey</w:t>
      </w:r>
      <w:r>
        <w:rPr>
          <w:rFonts w:eastAsia="MS Mincho"/>
          <w:kern w:val="48"/>
          <w:sz w:val="48"/>
          <w:szCs w:val="48"/>
        </w:rPr>
        <w:t xml:space="preserve"> of </w:t>
      </w:r>
      <w:r w:rsidR="00A64F67">
        <w:rPr>
          <w:rFonts w:eastAsia="MS Mincho"/>
          <w:kern w:val="48"/>
          <w:sz w:val="48"/>
          <w:szCs w:val="48"/>
        </w:rPr>
        <w:t>V</w:t>
      </w:r>
      <w:r w:rsidRPr="00B62F45">
        <w:rPr>
          <w:rFonts w:eastAsia="MS Mincho"/>
          <w:kern w:val="48"/>
          <w:sz w:val="48"/>
          <w:szCs w:val="48"/>
        </w:rPr>
        <w:t xml:space="preserve">ulnerabilities in GPUs: Related </w:t>
      </w:r>
      <w:r>
        <w:rPr>
          <w:rFonts w:eastAsia="MS Mincho"/>
          <w:kern w:val="48"/>
          <w:sz w:val="48"/>
          <w:szCs w:val="48"/>
        </w:rPr>
        <w:t>A</w:t>
      </w:r>
      <w:r w:rsidRPr="00B62F45">
        <w:rPr>
          <w:rFonts w:eastAsia="MS Mincho"/>
          <w:kern w:val="48"/>
          <w:sz w:val="48"/>
          <w:szCs w:val="48"/>
        </w:rPr>
        <w:t xml:space="preserve">ttacks, </w:t>
      </w:r>
      <w:r>
        <w:rPr>
          <w:rFonts w:eastAsia="MS Mincho"/>
          <w:kern w:val="48"/>
          <w:sz w:val="48"/>
          <w:szCs w:val="48"/>
        </w:rPr>
        <w:t>T</w:t>
      </w:r>
      <w:r w:rsidRPr="00B62F45">
        <w:rPr>
          <w:rFonts w:eastAsia="MS Mincho"/>
          <w:kern w:val="48"/>
          <w:sz w:val="48"/>
          <w:szCs w:val="48"/>
        </w:rPr>
        <w:t xml:space="preserve">hreats, </w:t>
      </w:r>
      <w:r>
        <w:rPr>
          <w:rFonts w:eastAsia="MS Mincho"/>
          <w:kern w:val="48"/>
          <w:sz w:val="48"/>
          <w:szCs w:val="48"/>
        </w:rPr>
        <w:t>D</w:t>
      </w:r>
      <w:r w:rsidRPr="00B62F45">
        <w:rPr>
          <w:rFonts w:eastAsia="MS Mincho"/>
          <w:kern w:val="48"/>
          <w:sz w:val="48"/>
          <w:szCs w:val="48"/>
        </w:rPr>
        <w:t xml:space="preserve">efenses, and </w:t>
      </w:r>
      <w:r>
        <w:rPr>
          <w:rFonts w:eastAsia="MS Mincho"/>
          <w:kern w:val="48"/>
          <w:sz w:val="48"/>
          <w:szCs w:val="48"/>
        </w:rPr>
        <w:t>F</w:t>
      </w:r>
      <w:r w:rsidRPr="00B62F45">
        <w:rPr>
          <w:rFonts w:eastAsia="MS Mincho"/>
          <w:kern w:val="48"/>
          <w:sz w:val="48"/>
          <w:szCs w:val="48"/>
        </w:rPr>
        <w:t>ixes</w:t>
      </w:r>
    </w:p>
    <w:p w14:paraId="4F461333" w14:textId="77777777" w:rsidR="0064120E" w:rsidRDefault="0064120E" w:rsidP="0064120E">
      <w:pPr>
        <w:pStyle w:val="Author"/>
        <w:spacing w:before="5pt" w:beforeAutospacing="1" w:after="5pt" w:afterAutospacing="1" w:line="6pt" w:lineRule="auto"/>
        <w:rPr>
          <w:sz w:val="16"/>
          <w:szCs w:val="16"/>
        </w:rPr>
      </w:pPr>
    </w:p>
    <w:p w14:paraId="4E5B5F12" w14:textId="77777777" w:rsidR="0064120E" w:rsidRPr="00CA4392" w:rsidRDefault="0064120E" w:rsidP="0064120E">
      <w:pPr>
        <w:pStyle w:val="Author"/>
        <w:spacing w:before="5pt" w:beforeAutospacing="1" w:after="5pt" w:afterAutospacing="1" w:line="6pt" w:lineRule="auto"/>
        <w:rPr>
          <w:sz w:val="16"/>
          <w:szCs w:val="16"/>
        </w:rPr>
        <w:sectPr w:rsidR="0064120E" w:rsidRPr="00CA4392" w:rsidSect="003837A6">
          <w:footerReference w:type="first" r:id="rId11"/>
          <w:pgSz w:w="595.30pt" w:h="841.90pt" w:code="9"/>
          <w:pgMar w:top="27pt" w:right="44.65pt" w:bottom="72pt" w:left="44.65pt" w:header="36pt" w:footer="36pt" w:gutter="0pt"/>
          <w:cols w:space="36pt"/>
          <w:titlePg/>
          <w:docGrid w:linePitch="360"/>
        </w:sectPr>
      </w:pPr>
    </w:p>
    <w:p w14:paraId="225B23B0" w14:textId="77777777" w:rsidR="0064120E" w:rsidRPr="00F847A6" w:rsidRDefault="0064120E" w:rsidP="0064120E">
      <w:pPr>
        <w:pStyle w:val="Author"/>
        <w:spacing w:before="5pt" w:beforeAutospacing="1"/>
        <w:rPr>
          <w:sz w:val="18"/>
          <w:szCs w:val="18"/>
        </w:rPr>
      </w:pPr>
      <w:r>
        <w:rPr>
          <w:sz w:val="18"/>
          <w:szCs w:val="18"/>
        </w:rPr>
        <w:t>Nick Arellano</w:t>
      </w:r>
      <w:r w:rsidRPr="00F847A6">
        <w:rPr>
          <w:sz w:val="18"/>
          <w:szCs w:val="18"/>
        </w:rPr>
        <w:t xml:space="preserve"> </w:t>
      </w:r>
      <w:r w:rsidRPr="00F847A6">
        <w:rPr>
          <w:sz w:val="18"/>
          <w:szCs w:val="18"/>
        </w:rPr>
        <w:br/>
      </w:r>
      <w:r>
        <w:rPr>
          <w:i/>
          <w:sz w:val="18"/>
          <w:szCs w:val="18"/>
        </w:rPr>
        <w:t>Fisher College of Science and Mathematics</w:t>
      </w:r>
      <w:r w:rsidRPr="00F847A6">
        <w:rPr>
          <w:sz w:val="18"/>
          <w:szCs w:val="18"/>
        </w:rPr>
        <w:br/>
      </w:r>
      <w:r w:rsidRPr="00EB38F6">
        <w:rPr>
          <w:i/>
          <w:iCs/>
          <w:sz w:val="18"/>
          <w:szCs w:val="18"/>
        </w:rPr>
        <w:t>Towson University</w:t>
      </w:r>
      <w:r w:rsidRPr="00F847A6">
        <w:rPr>
          <w:i/>
          <w:sz w:val="18"/>
          <w:szCs w:val="18"/>
        </w:rPr>
        <w:br/>
      </w:r>
      <w:r w:rsidRPr="00EB38F6">
        <w:rPr>
          <w:sz w:val="18"/>
          <w:szCs w:val="18"/>
        </w:rPr>
        <w:t>Towson, United States of America</w:t>
      </w:r>
      <w:r w:rsidRPr="00F847A6">
        <w:rPr>
          <w:sz w:val="18"/>
          <w:szCs w:val="18"/>
        </w:rPr>
        <w:br/>
      </w:r>
      <w:r w:rsidRPr="00EB38F6">
        <w:rPr>
          <w:sz w:val="18"/>
          <w:szCs w:val="18"/>
        </w:rPr>
        <w:t>narella1@students.towson.edu</w:t>
      </w:r>
      <w:r>
        <w:rPr>
          <w:sz w:val="18"/>
          <w:szCs w:val="18"/>
        </w:rPr>
        <w:br w:type="column"/>
      </w:r>
      <w:r>
        <w:rPr>
          <w:rStyle w:val="normaltextrun"/>
          <w:sz w:val="18"/>
          <w:szCs w:val="18"/>
        </w:rPr>
        <w:t>Nathan Ketterlinus</w:t>
      </w:r>
      <w:r>
        <w:rPr>
          <w:rStyle w:val="scxw104464937"/>
          <w:sz w:val="18"/>
          <w:szCs w:val="18"/>
        </w:rPr>
        <w:t> </w:t>
      </w:r>
      <w:r>
        <w:rPr>
          <w:sz w:val="18"/>
          <w:szCs w:val="18"/>
        </w:rPr>
        <w:br/>
      </w:r>
      <w:r w:rsidRPr="00EB38F6">
        <w:rPr>
          <w:rStyle w:val="normaltextrun"/>
          <w:i/>
          <w:iCs/>
          <w:sz w:val="18"/>
          <w:szCs w:val="18"/>
        </w:rPr>
        <w:t>Fisher College of Science and Mathematics</w:t>
      </w:r>
      <w:r>
        <w:rPr>
          <w:rStyle w:val="scxw104464937"/>
          <w:sz w:val="18"/>
          <w:szCs w:val="18"/>
        </w:rPr>
        <w:t> </w:t>
      </w:r>
      <w:r>
        <w:rPr>
          <w:sz w:val="18"/>
          <w:szCs w:val="18"/>
        </w:rPr>
        <w:br/>
      </w:r>
      <w:r w:rsidRPr="00EB38F6">
        <w:rPr>
          <w:rStyle w:val="normaltextrun"/>
          <w:i/>
          <w:iCs/>
          <w:sz w:val="18"/>
          <w:szCs w:val="18"/>
        </w:rPr>
        <w:t xml:space="preserve">Towson </w:t>
      </w:r>
      <w:r>
        <w:rPr>
          <w:rStyle w:val="normaltextrun"/>
          <w:i/>
          <w:iCs/>
          <w:sz w:val="18"/>
          <w:szCs w:val="18"/>
        </w:rPr>
        <w:t>U</w:t>
      </w:r>
      <w:r w:rsidRPr="00EB38F6">
        <w:rPr>
          <w:rStyle w:val="normaltextrun"/>
          <w:i/>
          <w:iCs/>
          <w:sz w:val="18"/>
          <w:szCs w:val="18"/>
        </w:rPr>
        <w:t>niversity</w:t>
      </w:r>
      <w:r>
        <w:rPr>
          <w:rStyle w:val="scxw104464937"/>
          <w:sz w:val="18"/>
          <w:szCs w:val="18"/>
        </w:rPr>
        <w:t> </w:t>
      </w:r>
      <w:r>
        <w:rPr>
          <w:sz w:val="18"/>
          <w:szCs w:val="18"/>
        </w:rPr>
        <w:br/>
      </w:r>
      <w:r>
        <w:rPr>
          <w:rStyle w:val="normaltextrun"/>
          <w:sz w:val="18"/>
          <w:szCs w:val="18"/>
        </w:rPr>
        <w:t>Towson, United States</w:t>
      </w:r>
      <w:r>
        <w:rPr>
          <w:rStyle w:val="scxw104464937"/>
          <w:sz w:val="18"/>
          <w:szCs w:val="18"/>
        </w:rPr>
        <w:t> </w:t>
      </w:r>
      <w:r>
        <w:rPr>
          <w:sz w:val="18"/>
          <w:szCs w:val="18"/>
        </w:rPr>
        <w:br/>
      </w:r>
      <w:r>
        <w:rPr>
          <w:rStyle w:val="normaltextrun"/>
          <w:sz w:val="18"/>
          <w:szCs w:val="18"/>
        </w:rPr>
        <w:t>nketter1@students.towson.edu</w:t>
      </w:r>
      <w:r w:rsidRPr="00F847A6">
        <w:rPr>
          <w:sz w:val="18"/>
          <w:szCs w:val="18"/>
        </w:rPr>
        <w:br/>
      </w:r>
      <w:r>
        <w:rPr>
          <w:sz w:val="18"/>
          <w:szCs w:val="18"/>
        </w:rPr>
        <w:br w:type="column"/>
      </w:r>
      <w:r>
        <w:rPr>
          <w:rStyle w:val="normaltextrun"/>
          <w:sz w:val="18"/>
          <w:szCs w:val="18"/>
        </w:rPr>
        <w:t>Ayomide Owoade</w:t>
      </w:r>
      <w:r>
        <w:rPr>
          <w:rStyle w:val="scxw64790200"/>
          <w:sz w:val="18"/>
          <w:szCs w:val="18"/>
        </w:rPr>
        <w:t> </w:t>
      </w:r>
      <w:r>
        <w:rPr>
          <w:sz w:val="18"/>
          <w:szCs w:val="18"/>
        </w:rPr>
        <w:br/>
      </w:r>
      <w:r w:rsidRPr="00EB38F6">
        <w:rPr>
          <w:rStyle w:val="normaltextrun"/>
          <w:i/>
          <w:iCs/>
          <w:sz w:val="18"/>
          <w:szCs w:val="18"/>
        </w:rPr>
        <w:t>Fisher College of Science and</w:t>
      </w:r>
      <w:r>
        <w:rPr>
          <w:rStyle w:val="normaltextrun"/>
          <w:i/>
          <w:iCs/>
          <w:sz w:val="18"/>
          <w:szCs w:val="18"/>
        </w:rPr>
        <w:t xml:space="preserve"> </w:t>
      </w:r>
      <w:r w:rsidRPr="00EB38F6">
        <w:rPr>
          <w:rStyle w:val="normaltextrun"/>
          <w:i/>
          <w:iCs/>
          <w:sz w:val="18"/>
          <w:szCs w:val="18"/>
        </w:rPr>
        <w:t>Mathematics</w:t>
      </w:r>
      <w:r w:rsidRPr="00EB38F6">
        <w:rPr>
          <w:rStyle w:val="scxw64790200"/>
          <w:i/>
          <w:iCs/>
          <w:sz w:val="18"/>
          <w:szCs w:val="18"/>
        </w:rPr>
        <w:t> </w:t>
      </w:r>
      <w:r>
        <w:rPr>
          <w:sz w:val="18"/>
          <w:szCs w:val="18"/>
        </w:rPr>
        <w:br/>
      </w:r>
      <w:r w:rsidRPr="00EB38F6">
        <w:rPr>
          <w:rStyle w:val="normaltextrun"/>
          <w:i/>
          <w:iCs/>
          <w:sz w:val="18"/>
          <w:szCs w:val="18"/>
        </w:rPr>
        <w:t>Towson University</w:t>
      </w:r>
      <w:r>
        <w:rPr>
          <w:rStyle w:val="scxw64790200"/>
          <w:sz w:val="18"/>
          <w:szCs w:val="18"/>
        </w:rPr>
        <w:t> </w:t>
      </w:r>
      <w:r>
        <w:rPr>
          <w:sz w:val="18"/>
          <w:szCs w:val="18"/>
        </w:rPr>
        <w:br/>
      </w:r>
      <w:r>
        <w:rPr>
          <w:rStyle w:val="normaltextrun"/>
          <w:sz w:val="18"/>
          <w:szCs w:val="18"/>
        </w:rPr>
        <w:t>Towson, United States</w:t>
      </w:r>
      <w:r>
        <w:rPr>
          <w:rStyle w:val="scxw64790200"/>
          <w:sz w:val="18"/>
          <w:szCs w:val="18"/>
        </w:rPr>
        <w:t> </w:t>
      </w:r>
      <w:r>
        <w:rPr>
          <w:sz w:val="18"/>
          <w:szCs w:val="18"/>
        </w:rPr>
        <w:br/>
      </w:r>
      <w:r>
        <w:rPr>
          <w:rStyle w:val="normaltextrun"/>
          <w:sz w:val="18"/>
          <w:szCs w:val="18"/>
        </w:rPr>
        <w:t>aowoade1@students.towson.edu</w:t>
      </w:r>
    </w:p>
    <w:p w14:paraId="1D74CADE" w14:textId="77777777" w:rsidR="0064120E" w:rsidRDefault="0064120E" w:rsidP="0064120E">
      <w:pPr>
        <w:sectPr w:rsidR="0064120E" w:rsidSect="003837A6">
          <w:type w:val="continuous"/>
          <w:pgSz w:w="595.30pt" w:h="841.90pt" w:code="9"/>
          <w:pgMar w:top="22.50pt" w:right="44.65pt" w:bottom="72pt" w:left="44.65pt" w:header="36pt" w:footer="36pt" w:gutter="0pt"/>
          <w:cols w:num="3" w:space="36pt"/>
          <w:docGrid w:linePitch="360"/>
        </w:sectPr>
      </w:pPr>
    </w:p>
    <w:p w14:paraId="24975568" w14:textId="77777777" w:rsidR="0064120E" w:rsidRPr="005B520E" w:rsidRDefault="0064120E" w:rsidP="0064120E">
      <w:pPr>
        <w:sectPr w:rsidR="0064120E" w:rsidRPr="005B520E" w:rsidSect="003837A6">
          <w:type w:val="continuous"/>
          <w:pgSz w:w="595.30pt" w:h="841.90pt" w:code="9"/>
          <w:pgMar w:top="22.50pt" w:right="44.65pt" w:bottom="72pt" w:left="44.65pt" w:header="36pt" w:footer="36pt" w:gutter="0pt"/>
          <w:cols w:num="3" w:space="36pt"/>
          <w:docGrid w:linePitch="360"/>
        </w:sectPr>
      </w:pPr>
      <w:r>
        <w:br w:type="column"/>
      </w:r>
    </w:p>
    <w:p w14:paraId="5CB43771" w14:textId="77777777" w:rsidR="0064120E" w:rsidRDefault="0064120E" w:rsidP="0064120E">
      <w:pPr>
        <w:pStyle w:val="Abstract"/>
        <w:rPr>
          <w:i/>
          <w:iCs/>
        </w:rPr>
      </w:pPr>
      <w:r>
        <w:rPr>
          <w:i/>
          <w:iCs/>
        </w:rPr>
        <w:t>Abstract</w:t>
      </w:r>
      <w:r>
        <w:t>—</w:t>
      </w:r>
      <w:r w:rsidRPr="00A46B58">
        <w:t>As the demand for graphical computing power has skyrocketed over time, the amount of consumer-grade electronics with discrete Graphics Processing Units (GPUs) has risen to match this demand. As GPUs become a more integral part of the average person’s devices, it becomes critical that they do not present themselves as a possible attack vector for malicious actors. This paper will examine various vulnerabilities and backdoors that exist in consumer-grade GPUs, and consider various solutions to these vulnerabilities, weighing the pros and cons in an ever-evolving cybersecurity landscape.</w:t>
      </w:r>
    </w:p>
    <w:p w14:paraId="08BFE0E4" w14:textId="77777777" w:rsidR="0064120E" w:rsidRPr="004D72B5" w:rsidRDefault="0064120E" w:rsidP="0064120E">
      <w:pPr>
        <w:pStyle w:val="Keywords"/>
      </w:pPr>
      <w:r w:rsidRPr="004D72B5">
        <w:t>Keywords—</w:t>
      </w:r>
      <w:r>
        <w:t>GPU,</w:t>
      </w:r>
      <w:r w:rsidRPr="004D72B5">
        <w:t xml:space="preserve"> </w:t>
      </w:r>
      <w:r>
        <w:t>Vulnerabilities,</w:t>
      </w:r>
      <w:r w:rsidRPr="004D72B5">
        <w:t xml:space="preserve"> </w:t>
      </w:r>
      <w:r>
        <w:t>Side-channel Attack,</w:t>
      </w:r>
      <w:r w:rsidRPr="004D72B5">
        <w:t xml:space="preserve"> </w:t>
      </w:r>
      <w:r>
        <w:t>Review,</w:t>
      </w:r>
      <w:r w:rsidRPr="004D72B5">
        <w:t xml:space="preserve"> </w:t>
      </w:r>
      <w:r>
        <w:t>Deep Learning, Encryption</w:t>
      </w:r>
    </w:p>
    <w:p w14:paraId="44234173" w14:textId="77777777" w:rsidR="0064120E" w:rsidRPr="00D632BE" w:rsidRDefault="0064120E" w:rsidP="0064120E">
      <w:pPr>
        <w:pStyle w:val="Heading1"/>
      </w:pPr>
      <w:r w:rsidRPr="00D632BE">
        <w:t xml:space="preserve">Introduction </w:t>
      </w:r>
    </w:p>
    <w:p w14:paraId="1792C294" w14:textId="2745B355" w:rsidR="0064120E" w:rsidRPr="00780C2F" w:rsidRDefault="0064120E" w:rsidP="0064120E">
      <w:pPr>
        <w:pStyle w:val="BodyText"/>
      </w:pPr>
      <w:r>
        <w:t>Graphics Processing Units (GPUs) emerged from the rising popularity of  interactive visual media. In order to render visuals without impacting the CPU, the GPU was designed to be a dedicated processor for executing massive amounts of vertex and fragment calculations across massive amounts of data. The Single Instruction Multiple Data (SIMD) parallelism of GPUs made the unit a target for utilization by the wider scientific communities</w:t>
      </w:r>
      <w:r>
        <w:rPr>
          <w:lang w:val="en-US"/>
        </w:rPr>
        <w:t xml:space="preserve"> </w:t>
      </w:r>
      <w:r>
        <w:rPr>
          <w:lang w:val="en-US"/>
        </w:rPr>
        <w:fldChar w:fldCharType="begin"/>
      </w:r>
      <w:r w:rsidR="008E2DB2">
        <w:rPr>
          <w:lang w:val="en-US"/>
        </w:rPr>
        <w:instrText xml:space="preserve"> ADDIN ZOTERO_ITEM CSL_CITATION {"citationID":"k39bnlD9","properties":{"formattedCitation":"[1]","plainCitation":"[1]","noteIndex":0},"citationItems":[{"id":58,"uris":["http://zotero.org/groups/5251274/items/5RQX8DRT"],"itemData":{"id":58,"type":"paper-conference","container-title":"2020 IEEE International Conference on Consumer Electronics - Asia (ICCE-Asia)","DOI":"10.1109/ICCE-Asia49877.2020.9276805","event-place":"Seoul, Korea (South)","event-title":"2020 IEEE International Conference on Consumer Electronics - Asia (ICCE-Asia)","ISBN":"978-1-72816-164-8","page":"1-4","publisher":"IEEE","publisher-place":"Seoul, Korea (South)","source":"DOI.org (Crossref)","title":"GPU Side-Channel Attacks are Everywhere: A Survey","title-short":"GPU Side-Channel Attacks are Everywhere","URL":"https://ieeexplore.ieee.org/document/9276805/","author":[{"family":"Kim","given":"Taehun"},{"family":"Shin","given":"Youngjoo"}],"accessed":{"date-parts":[["2023",11,6]]},"issued":{"date-parts":[["2020",11,1]]}}}],"schema":"https://github.com/citation-style-language/schema/raw/master/csl-citation.json"} </w:instrText>
      </w:r>
      <w:r>
        <w:rPr>
          <w:lang w:val="en-US"/>
        </w:rPr>
        <w:fldChar w:fldCharType="separate"/>
      </w:r>
      <w:r w:rsidR="001A392F" w:rsidRPr="001A392F">
        <w:t>[1]</w:t>
      </w:r>
      <w:r>
        <w:rPr>
          <w:lang w:val="en-US"/>
        </w:rPr>
        <w:fldChar w:fldCharType="end"/>
      </w:r>
      <w:r>
        <w:t xml:space="preserve">, but the difficulty in casting their data as vertexes in specialized calculations required an additional layer of abstraction to properly leverage the processing power of GPUs. The CUDA language bridged this gap and lead to an increasing amount of use-cases as additional libraries were developed and introduced by a field of scientists specialized in GPU programming </w:t>
      </w:r>
      <w:r>
        <w:fldChar w:fldCharType="begin"/>
      </w:r>
      <w:r w:rsidR="008E2DB2">
        <w:instrText xml:space="preserve"> ADDIN ZOTERO_ITEM CSL_CITATION {"citationID":"hgVgFPSU","properties":{"formattedCitation":"[2]","plainCitation":"[2]","noteIndex":0},"citationItems":[{"id":38,"uris":["http://zotero.org/groups/5251274/items/LSFQ4PKQ"],"itemData":{"id":38,"type":"article-journal","container-title":"IEEE Micro","DOI":"10.1109/MM.2021.3113475","ISSN":"0272-1732, 1937-4143","issue":"6","journalAbbreviation":"IEEE Micro","language":"en","page":"42-51","source":"DOI.org (Crossref)","title":"Evolution of the Graphics Processing Unit (GPU)","volume":"41","author":[{"family":"Dally","given":"William J."},{"family":"Keckler","given":"Stephen W."},{"family":"Kirk","given":"David B."}],"issued":{"date-parts":[["2021",11,1]]}}}],"schema":"https://github.com/citation-style-language/schema/raw/master/csl-citation.json"} </w:instrText>
      </w:r>
      <w:r>
        <w:fldChar w:fldCharType="separate"/>
      </w:r>
      <w:r w:rsidR="001A392F" w:rsidRPr="001A392F">
        <w:t>[2]</w:t>
      </w:r>
      <w:r>
        <w:fldChar w:fldCharType="end"/>
      </w:r>
      <w:r>
        <w:t>. Currently these uses-cases include a myriad of rapidly evolving fields: Machine Learning (ML), Deep Learning,</w:t>
      </w:r>
      <w:r>
        <w:rPr>
          <w:lang w:val="en-US"/>
        </w:rPr>
        <w:t xml:space="preserve"> Cloud Computing, Particle Simulation,</w:t>
      </w:r>
      <w:r>
        <w:t>. These fields of computer science will hopefully be even further utilized to develop technologies that will benefit and revolutionize every area of society they find use in, and even now they see wide-spread use across many industries and sciences impacting everyday society.</w:t>
      </w:r>
      <w:r>
        <w:br/>
      </w:r>
      <w:r>
        <w:tab/>
        <w:t xml:space="preserve">As such, these technologies that leverage the SIMD processing  of GPUs must have a solid foundation that is not susceptible to the violation of the confidentiality, integrity, or availability of the data being processed, or the software and hardware composing it. Essentially, a GPU must be secured from potential threats and attackers with the goal of exploiting vulnerabilities to compromise this foundation. With this </w:t>
      </w:r>
      <w:r w:rsidR="00560FC4">
        <w:rPr>
          <w:lang w:val="en-US"/>
        </w:rPr>
        <w:t xml:space="preserve">in </w:t>
      </w:r>
      <w:r>
        <w:t>mind, it is important to note that GPUs will see an increasing use in heterogeneous computer systems that seek to utilize specialized hardware for better throughput.</w:t>
      </w:r>
      <w:r>
        <w:rPr>
          <w:lang w:val="en-US"/>
        </w:rPr>
        <w:t xml:space="preserve"> </w:t>
      </w:r>
      <w:r w:rsidR="001D29EE">
        <w:rPr>
          <w:lang w:val="en-US"/>
        </w:rPr>
        <w:t xml:space="preserve">The usage of GPUs in security services </w:t>
      </w:r>
      <w:r w:rsidR="006666C2">
        <w:rPr>
          <w:lang w:val="en-US"/>
        </w:rPr>
        <w:t>is growing.</w:t>
      </w:r>
      <w:r w:rsidR="00B844C5">
        <w:rPr>
          <w:lang w:val="en-US"/>
        </w:rPr>
        <w:fldChar w:fldCharType="begin"/>
      </w:r>
      <w:r w:rsidR="008E2DB2">
        <w:rPr>
          <w:lang w:val="en-US"/>
        </w:rPr>
        <w:instrText xml:space="preserve"> ADDIN ZOTERO_ITEM CSL_CITATION {"citationID":"fj3feBgz","properties":{"formattedCitation":"[3]","plainCitation":"[3]","noteIndex":0},"citationItems":[{"id":63,"uris":["http://zotero.org/groups/5251274/items/A9RWR3HE"],"itemData":{"id":63,"type":"paper-conference","abstract":"Graphics Processing Units (GPUs) have become mainstream parallel computing devices. They are deployed on diverse platforms, and an increasing number of applications have been moved to GPUs to exploit their massive parallel computational resources. GPUs are starting to be used for security services, where highvolume data is encrypted to ensure integrity and conﬁdentiality. However, the security of GPUs has only begun to receive attention. Issues such as side-channel vulnerability have not been addressed.","container-title":"2016 IEEE International Symposium on High Performance Computer Architecture (HPCA)","DOI":"10.1109/HPCA.2016.7446081","event-place":"Barcelona, Spain","event-title":"2016 IEEE International Symposium on High Performance Computer Architecture (HPCA)","ISBN":"978-1-4673-9211-2","language":"en","page":"394-405","publisher":"IEEE","publisher-place":"Barcelona, Spain","source":"DOI.org (Crossref)","title":"A complete key recovery timing attack on a GPU","URL":"http://ieeexplore.ieee.org/document/7446081/","author":[{"family":"Jiang","given":"Zhen Hang"},{"family":"Fei","given":"Yunsi"},{"family":"Kaeli","given":"David"}],"accessed":{"date-parts":[["2023",11,6]]},"issued":{"date-parts":[["2016",3]]}}}],"schema":"https://github.com/citation-style-language/schema/raw/master/csl-citation.json"} </w:instrText>
      </w:r>
      <w:r w:rsidR="00B844C5">
        <w:rPr>
          <w:lang w:val="en-US"/>
        </w:rPr>
        <w:fldChar w:fldCharType="separate"/>
      </w:r>
      <w:r w:rsidR="00B844C5" w:rsidRPr="00B844C5">
        <w:t>[3]</w:t>
      </w:r>
      <w:r w:rsidR="00B844C5">
        <w:rPr>
          <w:lang w:val="en-US"/>
        </w:rPr>
        <w:fldChar w:fldCharType="end"/>
      </w:r>
      <w:r w:rsidR="001D29EE">
        <w:rPr>
          <w:lang w:val="en-US"/>
        </w:rPr>
        <w:t xml:space="preserve">  </w:t>
      </w:r>
      <w:r>
        <w:t xml:space="preserve"> Additionally, </w:t>
      </w:r>
      <w:r w:rsidR="00B64D74">
        <w:rPr>
          <w:lang w:val="en-US"/>
        </w:rPr>
        <w:t xml:space="preserve">the </w:t>
      </w:r>
      <w:r>
        <w:t xml:space="preserve">GPU must be trusted in systems in every possible use case. This includes being designed to handle massive amounts of data that will be subject to legal scrutiny such as Personally Identifiable Information (PII) and Personal Health Information (PHI). This also includes data used in Deep </w:t>
      </w:r>
      <w:r>
        <w:t xml:space="preserve">Neural Networks (DNN) and Convolutional Neural Networks (CNN) where a lack of </w:t>
      </w:r>
      <w:r w:rsidR="00CC119B">
        <w:rPr>
          <w:lang w:val="en-US"/>
        </w:rPr>
        <w:t xml:space="preserve">data </w:t>
      </w:r>
      <w:r>
        <w:t>integrity could causes errors when these networks must make decisions, potentially in high risk or high consequence situations like identifying harmful tumors or recognizing pedestrians.</w:t>
      </w:r>
      <w:r>
        <w:br/>
      </w:r>
      <w:r>
        <w:tab/>
        <w:t xml:space="preserve">Vulnerabilities in GPUs and attacks that leverage them are  seeing a slow increase in recognition in the past 8 years by researchers in the cyber-security and computer science fields as the importance of DNN in practical applications such as image processing, predictions, and pattern recognition in industry, academia, and military began to rapidly increase. A particularly early example of General-Purpose computing on GPUs (GPGPU) can be found here </w:t>
      </w:r>
      <w:r>
        <w:fldChar w:fldCharType="begin"/>
      </w:r>
      <w:r w:rsidR="008E2DB2">
        <w:instrText xml:space="preserve"> ADDIN ZOTERO_ITEM CSL_CITATION {"citationID":"HSHpaLDS","properties":{"formattedCitation":"[4]","plainCitation":"[4]","noteIndex":0},"citationItems":[{"id":"F38Fl2zT/LeTN2xTM","uris":["http://zotero.org/groups/5251274/items/ATPFXLHH"],"itemData":{"id":140,"type":"article-journal","abstract":"The authors use inexpensive personal computer graphics cards to perform the intensive imageprocessing computations done in a heat-seeking missile’s tracking systems and thereby dramatically reduce the execution time of missile threat simulations used by military mission planners. Using an innovative processing algorithm, these calculations are accomplished up to 3.5 times faster in graphic cards versus using a conventional CPU. Through a combination of this and other software optimizations, simulation time was reduced by 33%.","container-title":"SIMULATION","DOI":"10.1177/0037549706072047","ISSN":"0037-5497, 1741-3133","issue":"8","journalAbbreviation":"SIMULATION","language":"en","page":"549-558","source":"DOI.org (Crossref)","title":"Accelerating Missile Threat Simulations Using Personal Computer Graphics Cards","volume":"82","author":[{"family":"Jeffers","given":"Sean A."},{"family":"Baldwin","given":"Rusty O."},{"family":"Mullins","given":"Barry E."}],"issued":{"date-parts":[["2006",8]]}}}],"schema":"https://github.com/citation-style-language/schema/raw/master/csl-citation.json"} </w:instrText>
      </w:r>
      <w:r>
        <w:fldChar w:fldCharType="separate"/>
      </w:r>
      <w:r w:rsidR="00B844C5" w:rsidRPr="00B844C5">
        <w:t>[4]</w:t>
      </w:r>
      <w:r>
        <w:fldChar w:fldCharType="end"/>
      </w:r>
      <w:r>
        <w:t>, as early as 2006, but analysis on GPU based vulnerabilities don’t see an emergence until the mid-2010’s, coinciding with the practical application  of Deep Learning across fields outside of computer science. The key problem here is that development and implementation of technologies reliant on GPUs are outpacing the wide-spread recognition of the risks and vulnerabilities that need to accounted for when utilizing GPUs, particularly outside the field of computer science. It is the very parallelism that is so widely being leveraged by many fields that could make a GPU a high valuable target for attackers targeting private citizens to public institutions, where-in a compromised GPU’s resources may be used by malware to rewrite itself to avoid detection and the</w:t>
      </w:r>
      <w:r w:rsidR="008C0E8A">
        <w:rPr>
          <w:lang w:val="en-US"/>
        </w:rPr>
        <w:t>n</w:t>
      </w:r>
      <w:r>
        <w:t xml:space="preserve"> spread itself across the </w:t>
      </w:r>
      <w:r w:rsidR="008C0E8A">
        <w:rPr>
          <w:lang w:val="en-US"/>
        </w:rPr>
        <w:t>entire</w:t>
      </w:r>
      <w:r>
        <w:t xml:space="preserve"> system. It is also acknowledged that due to micro-architectural similarities, GPUs face similar vulnerabilities to those faced by CPUs, and it was found in </w:t>
      </w:r>
      <w:r>
        <w:fldChar w:fldCharType="begin"/>
      </w:r>
      <w:r w:rsidR="008E2DB2">
        <w:instrText xml:space="preserve"> ADDIN ZOTERO_ITEM CSL_CITATION {"citationID":"kf2BTFLv","properties":{"formattedCitation":"[5]","plainCitation":"[5]","noteIndex":0},"citationItems":[{"id":42,"uris":["http://zotero.org/groups/5251274/items/5UVI7HIX"],"itemData":{"id":42,"type":"article-journal","container-title":"IEEE Design &amp; Test","DOI":"10.1109/MDAT.2021.3063359","ISSN":"2168-2356, 2168-2364","issue":"3","journalAbbreviation":"IEEE Des. Test","language":"en","page":"15-21","source":"DOI.org (Crossref)","title":"Beyond the CPU: Side–Channel Attacks on GPUs","title-short":"Beyond the CPU","volume":"38","author":[{"family":"Naghibijouybari","given":"Hoda"},{"family":"Neupane","given":"Ajaya"},{"family":"Qian","given":"Zhiyun"},{"family":"Abu-Ghazaleh","given":"Nael"}],"issued":{"date-parts":[["2021",6]]}}}],"schema":"https://github.com/citation-style-language/schema/raw/master/csl-citation.json"} </w:instrText>
      </w:r>
      <w:r>
        <w:fldChar w:fldCharType="separate"/>
      </w:r>
      <w:r w:rsidR="00B844C5" w:rsidRPr="00B844C5">
        <w:t>[5]</w:t>
      </w:r>
      <w:r>
        <w:fldChar w:fldCharType="end"/>
      </w:r>
      <w:r>
        <w:t xml:space="preserve">  that GPUs were susceptible to side channel attacks (SCA) supporting the need for computer architecture security researchers to extend their awareness beyond the CPU. </w:t>
      </w:r>
      <w:r>
        <w:br/>
      </w:r>
      <w:r>
        <w:tab/>
        <w:t>In an effort to provide a primer on GPU vulnerabilities, attacks, and how to defend against them or strengthen systems that rely on GPUs for inquiring scientists and others who hope to take advantage of the neural networks being powered by the capabilities we have consolidated research on r</w:t>
      </w:r>
      <w:r w:rsidRPr="003A466C">
        <w:t xml:space="preserve">elated </w:t>
      </w:r>
      <w:r>
        <w:t>a</w:t>
      </w:r>
      <w:r w:rsidRPr="003A466C">
        <w:t xml:space="preserve">ttacks, </w:t>
      </w:r>
      <w:r>
        <w:t>t</w:t>
      </w:r>
      <w:r w:rsidRPr="003A466C">
        <w:t xml:space="preserve">hreats, </w:t>
      </w:r>
      <w:r>
        <w:t>d</w:t>
      </w:r>
      <w:r w:rsidRPr="003A466C">
        <w:t xml:space="preserve">efenses, and </w:t>
      </w:r>
      <w:r>
        <w:t>f</w:t>
      </w:r>
      <w:r w:rsidRPr="003A466C">
        <w:t>ixes</w:t>
      </w:r>
      <w:r>
        <w:t>.  Due to the  central role of GPUs in enabling the flourishing field of neural networks and deep learning we have placed a particular emphasis on research that targets these models. Additionally we place emphasis on SCAs. Although GPUs have little publicly available documentation, allowing a sort of natural defense through requirement of expert knowledge, the research we cover shows these attacks are very much a possibility. It would be naïve to believe the lack of real world instances of GPU-based attacks will mean potential threats won’t target GPUs or use them as a vector in the future. Rather than complacency, it is our hope that this article promotes further research into possible vulnerabilities and the development of technologies and techniques to combat them.</w:t>
      </w:r>
    </w:p>
    <w:p w14:paraId="743F6D85" w14:textId="77777777" w:rsidR="0064120E" w:rsidRDefault="0064120E" w:rsidP="0064120E">
      <w:pPr>
        <w:pStyle w:val="Heading2"/>
      </w:pPr>
      <w:r>
        <w:lastRenderedPageBreak/>
        <w:t>Introduction to GPU Architecture</w:t>
      </w:r>
    </w:p>
    <w:p w14:paraId="40598BA4" w14:textId="3E65C148" w:rsidR="0064120E" w:rsidRDefault="0064120E" w:rsidP="0064120E">
      <w:pPr>
        <w:ind w:firstLine="14.40pt"/>
        <w:jc w:val="both"/>
      </w:pPr>
      <w:r>
        <w:t xml:space="preserve">As stated above, the broad appeal of a GPU lies within its parallelism. To utilize SIMD processing to its fullest extent, a GPU must be structured in a particular way. While there are several valid, widely used GPU architectures, this paper will quickly go over the Fermi architecture to highlight the basic principles at play. Figure 1 provides a diagram of a sample GPU, as provided by </w:t>
      </w:r>
      <w:r>
        <w:fldChar w:fldCharType="begin"/>
      </w:r>
      <w:r w:rsidR="008E2DB2">
        <w:instrText xml:space="preserve"> ADDIN ZOTERO_ITEM CSL_CITATION {"citationID":"09QBLwS1","properties":{"formattedCitation":"[6]","plainCitation":"[6]","noteIndex":0},"citationItems":[{"id":48,"uris":["http://zotero.org/groups/5251274/items/EBR5A8HI"],"itemData":{"id":48,"type":"paper-conference","abstract":"GPUs have been increasingly used to accelerate a wide range of general purpose applications, including the encryption/decryption algorithms. However, recent research has shown that GPUs can be vulnerable to side-channel attacks (SCAs). Aiming at protecting GPUs against these SCAs, the Randomized Coalescing (RCoal) techniques are proposed with proven eﬀectiveness on security improvement. In this paper, we propose to leverage a Proﬁling-based Side-Channel Attack (pSCA) to suppress the eﬀectiveness of the RCoal techniques on security improvement or force the most secure choice which inevitably results in substantial performance degradation. Without the detailed information of the RCoal conﬁguration, the pSCA is still able to rebuild the secure key of a GPUsupported AES algorithm under the RCoal protection in a reasonable duration.","container-title":"Proceedings of the 8th International Workshop on Hardware and Architectural Support for Security and Privacy","DOI":"10.1145/3337167.3337169","event-place":"Phoenix AZ USA","event-title":"HASP '19: Workshop on Hardware and Architectural Support for Security and Privacy","ISBN":"978-1-4503-7226-8","language":"en","page":"1-8","publisher":"ACM","publisher-place":"Phoenix AZ USA","source":"DOI.org (Crossref)","title":"Cracking Randomized Coalescing Techniques with An Efficient Profiling-Based Side-Channel Attack to GPU","URL":"https://dl.acm.org/doi/10.1145/3337167.3337169","author":[{"family":"Wang","given":"Xin"},{"family":"Zhang","given":"Wei"}],"accessed":{"date-parts":[["2023",11,6]]},"issued":{"date-parts":[["2019",6,23]]}}}],"schema":"https://github.com/citation-style-language/schema/raw/master/csl-citation.json"} </w:instrText>
      </w:r>
      <w:r>
        <w:fldChar w:fldCharType="separate"/>
      </w:r>
      <w:r w:rsidR="00B844C5" w:rsidRPr="00B844C5">
        <w:t>[6]</w:t>
      </w:r>
      <w:r>
        <w:fldChar w:fldCharType="end"/>
      </w:r>
      <w:r>
        <w:t>.</w:t>
      </w:r>
    </w:p>
    <w:p w14:paraId="464EE406" w14:textId="73AE58B5" w:rsidR="0064120E" w:rsidRPr="001273D2" w:rsidRDefault="0064120E" w:rsidP="0064120E">
      <w:pPr>
        <w:ind w:firstLine="14.40pt"/>
        <w:jc w:val="both"/>
      </w:pPr>
      <w:r>
        <w:t xml:space="preserve">GPUs divide computational work into units called threads. 32 threads combine to make a warp. GPUs contain many different cores, called Streaming Multiprocessors (SMs), which process warps. Fermi architecture-based GPUs typically contain 15 SMs, which each have 32 SIMD execution units, 16 load/store units, and 4 special function units. 2 warp schedulers and 2 instruction dispatch units issue independent instruction from different warps simultaneously. GPUs also commonly have a memory coalescer unit, which allows for more efficient retrieval of information stored in memory. When more than one thread requests the same information from memory, the requests are combined. This memory coalescing unit, while improving performance drastically, introduces several vulnerabilities that are exploited by the attacks listed below </w:t>
      </w:r>
      <w:r>
        <w:fldChar w:fldCharType="begin"/>
      </w:r>
      <w:r w:rsidR="008E2DB2">
        <w:instrText xml:space="preserve"> ADDIN ZOTERO_ITEM CSL_CITATION {"citationID":"YkcnjwS7","properties":{"formattedCitation":"[7]","plainCitation":"[7]","noteIndex":0},"citationItems":[{"id":51,"uris":["http://zotero.org/groups/5251274/items/DUQSNZMI"],"itemData":{"id":51,"type":"paper-conference","abstract":"GPUs are increasingly being used in security applications, especially for accelerating encryption/decryption. While GPUs are an attractive platform in terms of performance, the security of these devices raises a number of concerns. One vulnerability is the data-dependent timing information, which can be exploited by adversary to recover the encryption key.","container-title":"2020 IEEE International Symposium on Hardware Oriented Security and Trust (HOST)","DOI":"10.1109/HOST45689.2020.9300259","event-place":"San Jose, CA, USA","event-title":"2020 IEEE International Symposium on Hardware Oriented Security and Trust (HOST)","ISBN":"978-1-72817-405-1","language":"en","page":"122-131","publisher":"IEEE","publisher-place":"San Jose, CA, USA","source":"DOI.org (Crossref)","title":"Hardware/Software Obfuscation against Timing Side-channel Attack on a GPU","URL":"https://ieeexplore.ieee.org/document/9300259/","author":[{"family":"Karimi","given":"Elmira"},{"family":"Fei","given":"Yunsi"},{"family":"Kaeli","given":"David"}],"accessed":{"date-parts":[["2023",11,6]]},"issued":{"date-parts":[["2020",12,7]]}}}],"schema":"https://github.com/citation-style-language/schema/raw/master/csl-citation.json"} </w:instrText>
      </w:r>
      <w:r>
        <w:fldChar w:fldCharType="separate"/>
      </w:r>
      <w:r w:rsidR="00B844C5" w:rsidRPr="00B844C5">
        <w:t>[7]</w:t>
      </w:r>
      <w:r>
        <w:fldChar w:fldCharType="end"/>
      </w:r>
      <w:r>
        <w:t xml:space="preserve"> </w:t>
      </w:r>
      <w:r>
        <w:fldChar w:fldCharType="begin"/>
      </w:r>
      <w:r w:rsidR="008E2DB2">
        <w:instrText xml:space="preserve"> ADDIN ZOTERO_ITEM CSL_CITATION {"citationID":"lRvMF6Qc","properties":{"formattedCitation":"[8]","plainCitation":"[8]","noteIndex":0},"citationItems":[{"id":49,"uris":["http://zotero.org/groups/5251274/items/6YX55DBB"],"itemData":{"id":49,"type":"paper-conference","abstract":"Mobile devices are quickly becoming powerful computing platforms in many respects. Given the growing resource demands of applications, compute-heavy workloads on today’s smartphone devices are ofﬂoaded to the on-board GPU for performance and power efﬁciency.","container-title":"2018 IEEE 36th International Conference on Computer Design (ICCD)","DOI":"10.1109/ICCD.2018.00020","event-place":"Orlando, FL, USA","event-title":"2018 IEEE 36th International Conference on Computer Design (ICCD)","ISBN":"978-1-5386-8477-1","language":"en","page":"67-74","publisher":"IEEE","publisher-place":"Orlando, FL, USA","source":"DOI.org (Crossref)","title":"A Timing Side-Channel Attack on a Mobile GPU","URL":"https://ieeexplore.ieee.org/document/8615670/","author":[{"family":"Karimi","given":"Elmira"},{"family":"Jiang","given":"Zhen Hang"},{"family":"Fei","given":"Yunsi"},{"family":"Kaeli","given":"David"}],"accessed":{"date-parts":[["2023",11,6]]},"issued":{"date-parts":[["2018",10]]}}}],"schema":"https://github.com/citation-style-language/schema/raw/master/csl-citation.json"} </w:instrText>
      </w:r>
      <w:r>
        <w:fldChar w:fldCharType="separate"/>
      </w:r>
      <w:r w:rsidR="00B844C5" w:rsidRPr="00B844C5">
        <w:t>[8]</w:t>
      </w:r>
      <w:r>
        <w:fldChar w:fldCharType="end"/>
      </w:r>
      <w:r>
        <w:t>.</w:t>
      </w:r>
    </w:p>
    <w:p w14:paraId="5B8EA507" w14:textId="77777777" w:rsidR="0064120E" w:rsidRDefault="0064120E" w:rsidP="0064120E">
      <w:pPr>
        <w:ind w:firstLine="14.40pt"/>
        <w:jc w:val="both"/>
      </w:pPr>
    </w:p>
    <w:p w14:paraId="0A5DD823" w14:textId="77777777" w:rsidR="0064120E" w:rsidRDefault="0064120E" w:rsidP="0064120E">
      <w:pPr>
        <w:ind w:firstLine="14.40pt"/>
        <w:jc w:val="both"/>
      </w:pPr>
    </w:p>
    <w:p w14:paraId="4D395AFB" w14:textId="77777777" w:rsidR="0064120E" w:rsidRDefault="0064120E" w:rsidP="0064120E">
      <w:pPr>
        <w:jc w:val="both"/>
      </w:pPr>
      <w:r w:rsidRPr="00CA62A1">
        <w:rPr>
          <w:noProof/>
        </w:rPr>
        <w:drawing>
          <wp:inline distT="0" distB="0" distL="0" distR="0" wp14:anchorId="6D795195" wp14:editId="623BB7BD">
            <wp:extent cx="3089910" cy="1880870"/>
            <wp:effectExtent l="0" t="0" r="0" b="5080"/>
            <wp:docPr id="1845952564" name="Picture 1845952564" descr="A diagram of a computer networ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45952564" name="Picture 1" descr="A diagram of a computer network&#10;&#10;Description automatically generated"/>
                    <pic:cNvPicPr/>
                  </pic:nvPicPr>
                  <pic:blipFill>
                    <a:blip r:embed="rId12"/>
                    <a:stretch>
                      <a:fillRect/>
                    </a:stretch>
                  </pic:blipFill>
                  <pic:spPr>
                    <a:xfrm>
                      <a:off x="0" y="0"/>
                      <a:ext cx="3089910" cy="1880870"/>
                    </a:xfrm>
                    <a:prstGeom prst="rect">
                      <a:avLst/>
                    </a:prstGeom>
                  </pic:spPr>
                </pic:pic>
              </a:graphicData>
            </a:graphic>
          </wp:inline>
        </w:drawing>
      </w:r>
    </w:p>
    <w:p w14:paraId="2C6425BA" w14:textId="0F35183F" w:rsidR="0064120E" w:rsidRDefault="0064120E" w:rsidP="0064120E">
      <w:pPr>
        <w:ind w:firstLine="14.40pt"/>
        <w:jc w:val="both"/>
      </w:pPr>
      <w:r>
        <w:t xml:space="preserve">Fig. 1. Sample GPU architecture, as seen in </w:t>
      </w:r>
      <w:r>
        <w:fldChar w:fldCharType="begin"/>
      </w:r>
      <w:r w:rsidR="008E2DB2">
        <w:instrText xml:space="preserve"> ADDIN ZOTERO_ITEM CSL_CITATION {"citationID":"WJ9s9LPE","properties":{"formattedCitation":"[6]","plainCitation":"[6]","noteIndex":0},"citationItems":[{"id":48,"uris":["http://zotero.org/groups/5251274/items/EBR5A8HI"],"itemData":{"id":48,"type":"paper-conference","abstract":"GPUs have been increasingly used to accelerate a wide range of general purpose applications, including the encryption/decryption algorithms. However, recent research has shown that GPUs can be vulnerable to side-channel attacks (SCAs). Aiming at protecting GPUs against these SCAs, the Randomized Coalescing (RCoal) techniques are proposed with proven eﬀectiveness on security improvement. In this paper, we propose to leverage a Proﬁling-based Side-Channel Attack (pSCA) to suppress the eﬀectiveness of the RCoal techniques on security improvement or force the most secure choice which inevitably results in substantial performance degradation. Without the detailed information of the RCoal conﬁguration, the pSCA is still able to rebuild the secure key of a GPUsupported AES algorithm under the RCoal protection in a reasonable duration.","container-title":"Proceedings of the 8th International Workshop on Hardware and Architectural Support for Security and Privacy","DOI":"10.1145/3337167.3337169","event-place":"Phoenix AZ USA","event-title":"HASP '19: Workshop on Hardware and Architectural Support for Security and Privacy","ISBN":"978-1-4503-7226-8","language":"en","page":"1-8","publisher":"ACM","publisher-place":"Phoenix AZ USA","source":"DOI.org (Crossref)","title":"Cracking Randomized Coalescing Techniques with An Efficient Profiling-Based Side-Channel Attack to GPU","URL":"https://dl.acm.org/doi/10.1145/3337167.3337169","author":[{"family":"Wang","given":"Xin"},{"family":"Zhang","given":"Wei"}],"accessed":{"date-parts":[["2023",11,6]]},"issued":{"date-parts":[["2019",6,23]]}}}],"schema":"https://github.com/citation-style-language/schema/raw/master/csl-citation.json"} </w:instrText>
      </w:r>
      <w:r>
        <w:fldChar w:fldCharType="separate"/>
      </w:r>
      <w:r w:rsidR="00B844C5" w:rsidRPr="00B844C5">
        <w:t>[6]</w:t>
      </w:r>
      <w:r>
        <w:fldChar w:fldCharType="end"/>
      </w:r>
      <w:r>
        <w:t>.</w:t>
      </w:r>
      <w:r w:rsidRPr="00A52155">
        <w:t xml:space="preserve"> </w:t>
      </w:r>
    </w:p>
    <w:p w14:paraId="1908228B" w14:textId="77777777" w:rsidR="0064120E" w:rsidRDefault="0064120E" w:rsidP="0064120E">
      <w:pPr>
        <w:ind w:firstLine="14.40pt"/>
        <w:jc w:val="both"/>
      </w:pPr>
    </w:p>
    <w:p w14:paraId="6821FD65" w14:textId="77777777" w:rsidR="00627F1E" w:rsidRPr="00627F1E" w:rsidRDefault="0064120E" w:rsidP="00DD2A7C">
      <w:pPr>
        <w:pStyle w:val="Heading2"/>
      </w:pPr>
      <w:r>
        <w:t>What is a Side Channel Attack?</w:t>
      </w:r>
    </w:p>
    <w:p w14:paraId="7B02EFCB" w14:textId="1289C7EE" w:rsidR="0064120E" w:rsidRDefault="0064120E" w:rsidP="0064120E">
      <w:pPr>
        <w:ind w:firstLine="14.40pt"/>
        <w:jc w:val="both"/>
      </w:pPr>
      <w:r>
        <w:t xml:space="preserve">A side channel attack (SCA) is a passive Electrical-level attack </w:t>
      </w:r>
      <w:r>
        <w:fldChar w:fldCharType="begin"/>
      </w:r>
      <w:r w:rsidR="008E2DB2">
        <w:instrText xml:space="preserve"> ADDIN ZOTERO_ITEM CSL_CITATION {"citationID":"hQQcSTsR","properties":{"formattedCitation":"[9]","plainCitation":"[9]","noteIndex":0},"citationItems":[{"id":56,"uris":["http://zotero.org/groups/5251274/items/KAVULJTW"],"itemData":{"id":56,"type":"article-journal","abstract":"Given the need for efficient high-performance computing, computer architectures combining central processing units (CPUs), graphics processing units (GPUs), and field-programmable gate arrays (FPGAs) are currently prevalent. However, each of these components suffers from electrical-level security risks. Moving to heterogeneous systems, with the potential of multitenancy, it is essential to understand and investigate how the security vulnerabilities of individual components may affect the system as a whole. In this work, we provide a survey on the electrical-level attacks on CPUs, FPGAs, and GPUs. Additionally, we discuss whether these attacks can extend to heterogeneous systems and highlight open research directions for ensuring the security of heterogeneous computing systems in the future.","container-title":"ACM Computing Surveys","DOI":"10.1145/3498337","ISSN":"0360-0300, 1557-7341","issue":"3","journalAbbreviation":"ACM Comput. Surv.","language":"en","page":"1-40","source":"DOI.org (Crossref)","title":"Electrical-Level Attacks on CPUs, FPGAs, and GPUs: Survey and Implications in the Heterogeneous Era","title-short":"Electrical-Level Attacks on CPUs, FPGAs, and GPUs","volume":"55","author":[{"family":"Mahmoud","given":"Dina G."},{"family":"Lenders","given":"Vincent"},{"family":"Stojilović","given":"Mirjana"}],"issued":{"date-parts":[["2023",3,31]]}}}],"schema":"https://github.com/citation-style-language/schema/raw/master/csl-citation.json"} </w:instrText>
      </w:r>
      <w:r>
        <w:fldChar w:fldCharType="separate"/>
      </w:r>
      <w:r w:rsidR="00B844C5" w:rsidRPr="00B844C5">
        <w:t>[9]</w:t>
      </w:r>
      <w:r>
        <w:fldChar w:fldCharType="end"/>
      </w:r>
      <w:r>
        <w:t>. It is a method of extracting sensitive data from a system, such as Advanced Encryption Standard (AES) keys</w:t>
      </w:r>
      <w:r w:rsidR="00E84D17">
        <w:t xml:space="preserve">, </w:t>
      </w:r>
      <w:r w:rsidR="00446BE6">
        <w:t>keystrokes</w:t>
      </w:r>
      <w:r w:rsidR="00FB03D8">
        <w:t>, or search history, to name a few</w:t>
      </w:r>
      <w:r>
        <w:t>. The data is extracted in a way that leverages the physical</w:t>
      </w:r>
      <w:r w:rsidR="00C91DFC">
        <w:t xml:space="preserve"> or microarchitectural</w:t>
      </w:r>
      <w:r>
        <w:t xml:space="preserve"> attributes of hardware components, such as their power consumption, electromagnetic emanation, timing information, and sound, among others </w:t>
      </w:r>
      <w:r>
        <w:fldChar w:fldCharType="begin"/>
      </w:r>
      <w:r w:rsidR="008E2DB2">
        <w:instrText xml:space="preserve"> ADDIN ZOTERO_ITEM CSL_CITATION {"citationID":"UaT8nrFu","properties":{"formattedCitation":"[10], [11]","plainCitation":"[10], [11]","noteIndex":0},"citationItems":[{"id":45,"uris":["http://zotero.org/groups/5251274/items/IBVVDS5R"],"itemData":{"id":45,"type":"article-journal","abstract":"In the past, Graphics Processing Unities (GPUs) were mainly used for graphics rendering. In the past 10 years, they have been redesigned and are used to accelerate a wide range of applications, including deep neural networks, image reconstruction and cryptographic algorithms. Despite being the accelerator of choice in a number of important application domains, today’s GPUs receive little attention on their security, especially their vulnerability to realistic and practical threats, such as side-channel attacks. In this work we present our study of side-channel vulnerability targeting a general purpose GPU. We propose and implement a side-channel power analysis methodology to extract all the last round key bytes of an AES (Advanced Encryption Standard) implementation on an NVIDIA TESLA GPU. We first analyze the challenges of capturing GPU power traces due to the degree of concurrency and underlying architectural features of a GPU, and propose techniques to overcome these challenges. We then construct an appropriate power model for the GPU. We describe effective methods to process the GPU power traces and launch a correlation power attack (CPA) on the processed data. We carefully consider the scalability of the attack with increasing degrees of parallelism, a key challenge on the GPU. Both our empirical and theoretical results show that parallel computing hardware systems such as a GPU are vulnerable to power analysis side-channel attacks, and need to be hardened against such threats.","container-title":"Journal of Hardware and Systems Security","DOI":"10.1007/s41635-018-0032-7","ISSN":"2509-3436","issue":"1","journalAbbreviation":"J Hardw Syst Secur","language":"en","page":"69-82","source":"Springer Link","title":"Power Analysis Attack of an AES GPU Implementation","volume":"2","author":[{"family":"Luo","given":"Chao"},{"family":"Fei","given":"Yunsi"},{"family":"Zhang","given":"Liwei"},{"family":"Ding","given":"A. Adam"},{"family":"Luo","given":"Pei"},{"family":"Mukherjee","given":"Saoni"},{"family":"Kaeli","given":"David"}],"issued":{"date-parts":[["2018",3,1]]}}},{"id":32,"uris":["http://zotero.org/groups/5251274/items/4HN7AECG"],"itemData":{"id":32,"type":"paper-conference","abstract":"Encryption algorithms and encryption devices both play a key role in ensuring the safety of data that has been encrypted. Various types of attacks, such as energy analysis, can be used to assess the reliability of the encryption devices. Since it was originally introduced, side channel attacks' deep learning-based methodology has drawn plenty of attention. This is one of several different attack strategies. In this paper, a side channel attack method based on the LSTM deep learning network is suggested. The method use Correlation Power Analysis (CPA) to find the relevant information in the side channel power consumption data. The choice of a suitable interest interval to utilize as the feature vector in the creation of the neural network model is then guided by the position of the interest points. The trials' findings show that the LSTM model outperforms both MLP and CNN in terms of how well it executes side channel attacks.","container-title":"2023 IEEE Region 10 Symposium (TENSYMP)","DOI":"10.1109/TENSYMP55890.2023.10223652","event-place":"Canberra, Australia","event-title":"2023 IEEE Region 10 Symposium (TENSYMP)","ISBN":"978-1-66548-258-5","language":"en","page":"1-6","publisher":"IEEE","publisher-place":"Canberra, Australia","source":"DOI.org (Crossref)","title":"Design and Implementation of Side Channel Attack Based on Deep Learning LSTM","URL":"https://ieeexplore.ieee.org/document/10223652/","author":[{"family":"Ahmed","given":"Amjed Abbas"},{"family":"Hasan","given":"Mohammad Kamrul"}],"accessed":{"date-parts":[["2023",11,17]]},"issued":{"date-parts":[["2023",9,6]]}}}],"schema":"https://github.com/citation-style-language/schema/raw/master/csl-citation.json"} </w:instrText>
      </w:r>
      <w:r>
        <w:fldChar w:fldCharType="separate"/>
      </w:r>
      <w:r w:rsidR="00B844C5" w:rsidRPr="00B844C5">
        <w:t>[10], [11]</w:t>
      </w:r>
      <w:r>
        <w:fldChar w:fldCharType="end"/>
      </w:r>
      <w:r>
        <w:t xml:space="preserve">. SCAs typically have two components: the transmitter (typically in a trojan that has snuck into a secure zone), and the receiver (in an unprivileged area) </w:t>
      </w:r>
      <w:r>
        <w:fldChar w:fldCharType="begin"/>
      </w:r>
      <w:r w:rsidR="008E2DB2">
        <w:instrText xml:space="preserve"> ADDIN ZOTERO_ITEM CSL_CITATION {"citationID":"Ul25Yxo3","properties":{"formattedCitation":"[12]","plainCitation":"[12]","noteIndex":0},"citationItems":[{"id":62,"uris":["http://zotero.org/groups/5251274/items/2K353H58"],"itemData":{"id":62,"type":"paper-conference","abstract":"Thermal covert channel (TCC) attacks have been studied as a threat to CPU-based systems over recent years. In this paper, we propose a new type of TCC attack that for the first time leverages the Graphics Processing Unit (GPU) of a system to create a stealthy communication channel between two malicious applications. We evaluate our new attack on two different realworld platforms: a GPU-dedicated general computing platform and a GPU-integrated embedded platform. Our results are the first to show that a GPU-based thermal covert channel attack is possible. From our experiments, we obtain a transmission rate of up to 8.75 bps with a very low error rate of less than 2 % for a 12-bit packet size, which is comparable to CPU-based TCCs in the state of the art. Moreover, we show how existing state-of-the-art countermeasures for TCCs need to be extended to tackle the new GPU-based attack at the cost of added overhead. To reduce this overhead, we propose our own DVFS-based countermeasure which mitigates the attack, while causing 2× less performance loss than the state-of-the-art countermeasure on a set of compute-intensive GPU benchmark applications.","container-title":"2023 Design, Automation &amp; Test in Europe Conference &amp; Exhibition (DATE)","DOI":"10.23919/DATE56975.2023.10137090","event-place":"Antwerp, Belgium","event-title":"2023 Design, Automation &amp; Test in Europe Conference &amp; Exhibition (DATE)","language":"en","page":"1-6","publisher":"IEEE","publisher-place":"Antwerp, Belgium","source":"DOI.org (Crossref)","title":"The First Concept and Real-world Deployment of a GPU-based Thermal Covert Channel: Attack and Countermeasures","title-short":"The First Concept and Real-world Deployment of a GPU-based Thermal Covert Channel","URL":"https://ieeexplore.ieee.org/document/10137090/","author":[{"family":"González-Gómez","given":"Jeferson"},{"family":"Cordero-Zuñiga","given":"Kevin"},{"family":"Bauer","given":"Lars"},{"family":"Henkel","given":"Jörg"}],"accessed":{"date-parts":[["2023",11,6]]},"issued":{"date-parts":[["2023",4]]}}}],"schema":"https://github.com/citation-style-language/schema/raw/master/csl-citation.json"} </w:instrText>
      </w:r>
      <w:r>
        <w:fldChar w:fldCharType="separate"/>
      </w:r>
      <w:r w:rsidR="00B844C5" w:rsidRPr="00B844C5">
        <w:t>[12]</w:t>
      </w:r>
      <w:r>
        <w:fldChar w:fldCharType="end"/>
      </w:r>
      <w:r>
        <w:t>. The receiver is programmed to listen to and interpret physical characteristics of the hardware as a binary output. By inserting a trojan that can manipulate the hardware in a way that the receiver can listen to, a side channel is established, where sensitive info that the transmitter has access to can be smuggled out.</w:t>
      </w:r>
    </w:p>
    <w:p w14:paraId="3AB6325C" w14:textId="15632CB8" w:rsidR="0064120E" w:rsidRDefault="0064120E" w:rsidP="0064120E">
      <w:pPr>
        <w:ind w:firstLine="14.40pt"/>
        <w:jc w:val="both"/>
      </w:pPr>
      <w:r>
        <w:t xml:space="preserve">As a quick case study of a side channel attack, we will consider Wang and Zhang’s Correlation-based SCA </w:t>
      </w:r>
      <w:r>
        <w:fldChar w:fldCharType="begin"/>
      </w:r>
      <w:r w:rsidR="008E2DB2">
        <w:instrText xml:space="preserve"> ADDIN ZOTERO_ITEM CSL_CITATION {"citationID":"64Vlspvo","properties":{"formattedCitation":"[13]","plainCitation":"[13]","noteIndex":0},"citationItems":[{"id":52,"uris":["http://zotero.org/groups/5251274/items/J66U7247"],"itemData":{"id":52,"type":"paper-conference","abstract":"GPUs which serve as graphic-oriented computation platform are now gradually used to solve a range of computeintensive and data-parallel scientiﬁc computing problems which can be perfectly parallelized for performance speedups. Particularly, GPUs have recently become popular to host the encryption/decryption algorithms due to its high-throughput computing capability. However, the security issues of moving the cryptographic algorithms onto GPUs have not been studied adequately. Consequently, with absence of any protection strategy, the potential vulnerabilities of GPUs to side-channel attacks may expose the conﬁdential information with high risk. In this paper, we propose a Proﬁling-Assisted Correlation-based Side-Channel Attack (pacSCA) to demonstrate that ignoring security issues and naively moving security services onto GPUs can offer adversaries fatal vulnerabilities to thieve critical information. The results show that the proposed SCA can rebuild the secure key of the AES-128 algorithm in less than 6 seconds, revealing the urgency of protecting GPUs against side-channel threats.","container-title":"2020 IEEE 38th International Conference on Computer Design (ICCD)","DOI":"10.1109/ICCD50377.2020.00094","event-place":"Hartford, CT, USA","event-title":"2020 IEEE 38th International Conference on Computer Design (ICCD)","ISBN":"978-1-72819-710-4","language":"en","page":"525-528","publisher":"IEEE","publisher-place":"Hartford, CT, USA","source":"DOI.org (Crossref)","title":"pacSCA: A Profiling-Assisted Correlation-based Side-Channel Attack on GPUs","title-short":"pacSCA","URL":"https://ieeexplore.ieee.org/document/9283544/","author":[{"family":"Wang","given":"Xin"},{"family":"Zhang","given":"Wei"}],"accessed":{"date-parts":[["2023",11,6]]},"issued":{"date-parts":[["2020",10]]}}}],"schema":"https://github.com/citation-style-language/schema/raw/master/csl-citation.json"} </w:instrText>
      </w:r>
      <w:r>
        <w:fldChar w:fldCharType="separate"/>
      </w:r>
      <w:r w:rsidR="00B844C5" w:rsidRPr="00B844C5">
        <w:t>[13]</w:t>
      </w:r>
      <w:r>
        <w:fldChar w:fldCharType="end"/>
      </w:r>
      <w:r>
        <w:t xml:space="preserve">. Their attack leverages the fact that there is a linear proportionality between kernel execution time and the </w:t>
      </w:r>
      <w:r>
        <w:t>number of unique cache lines requests generated during a kernel’s execution. Because these cache line requests are dependent on input data and an AES encryption key, the key can be reverse engineered (and thus recovered) by encrypting enough files while analyzing and profiling the GPU. Figure 2 shows the results of this attack for each of the 16 bytes of the encryption key. Notice the singular, massive jump in correlation for each of the 16 bytes, these are the values of the key that were successfully recovered by this method.</w:t>
      </w:r>
    </w:p>
    <w:p w14:paraId="7AB6D7BF" w14:textId="77777777" w:rsidR="0064120E" w:rsidRDefault="0064120E" w:rsidP="0064120E">
      <w:pPr>
        <w:ind w:firstLine="14.40pt"/>
        <w:jc w:val="both"/>
      </w:pPr>
    </w:p>
    <w:p w14:paraId="537FC2E8" w14:textId="77777777" w:rsidR="0064120E" w:rsidRDefault="0064120E" w:rsidP="0064120E">
      <w:pPr>
        <w:jc w:val="both"/>
      </w:pPr>
      <w:r w:rsidRPr="00767B50">
        <w:rPr>
          <w:noProof/>
        </w:rPr>
        <w:drawing>
          <wp:inline distT="0" distB="0" distL="0" distR="0" wp14:anchorId="2804BC2E" wp14:editId="58B4077A">
            <wp:extent cx="3089910" cy="2861945"/>
            <wp:effectExtent l="0" t="0" r="0" b="0"/>
            <wp:docPr id="1176178725" name="Picture 1176178725"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76178725" name="Picture 1" descr="A screenshot of a graph&#10;&#10;Description automatically generated"/>
                    <pic:cNvPicPr/>
                  </pic:nvPicPr>
                  <pic:blipFill>
                    <a:blip r:embed="rId13"/>
                    <a:stretch>
                      <a:fillRect/>
                    </a:stretch>
                  </pic:blipFill>
                  <pic:spPr>
                    <a:xfrm>
                      <a:off x="0" y="0"/>
                      <a:ext cx="3089910" cy="2861945"/>
                    </a:xfrm>
                    <a:prstGeom prst="rect">
                      <a:avLst/>
                    </a:prstGeom>
                  </pic:spPr>
                </pic:pic>
              </a:graphicData>
            </a:graphic>
          </wp:inline>
        </w:drawing>
      </w:r>
    </w:p>
    <w:p w14:paraId="67651652" w14:textId="08E212B6" w:rsidR="0064120E" w:rsidRDefault="0064120E" w:rsidP="0064120E">
      <w:r>
        <w:t xml:space="preserve">Fig. 2. Correlation analysis result of 10000 samples, as seen in </w:t>
      </w:r>
      <w:r>
        <w:fldChar w:fldCharType="begin"/>
      </w:r>
      <w:r w:rsidR="008E2DB2">
        <w:instrText xml:space="preserve"> ADDIN ZOTERO_ITEM CSL_CITATION {"citationID":"Uket6xqz","properties":{"formattedCitation":"[13]","plainCitation":"[13]","noteIndex":0},"citationItems":[{"id":52,"uris":["http://zotero.org/groups/5251274/items/J66U7247"],"itemData":{"id":52,"type":"paper-conference","abstract":"GPUs which serve as graphic-oriented computation platform are now gradually used to solve a range of computeintensive and data-parallel scientiﬁc computing problems which can be perfectly parallelized for performance speedups. Particularly, GPUs have recently become popular to host the encryption/decryption algorithms due to its high-throughput computing capability. However, the security issues of moving the cryptographic algorithms onto GPUs have not been studied adequately. Consequently, with absence of any protection strategy, the potential vulnerabilities of GPUs to side-channel attacks may expose the conﬁdential information with high risk. In this paper, we propose a Proﬁling-Assisted Correlation-based Side-Channel Attack (pacSCA) to demonstrate that ignoring security issues and naively moving security services onto GPUs can offer adversaries fatal vulnerabilities to thieve critical information. The results show that the proposed SCA can rebuild the secure key of the AES-128 algorithm in less than 6 seconds, revealing the urgency of protecting GPUs against side-channel threats.","container-title":"2020 IEEE 38th International Conference on Computer Design (ICCD)","DOI":"10.1109/ICCD50377.2020.00094","event-place":"Hartford, CT, USA","event-title":"2020 IEEE 38th International Conference on Computer Design (ICCD)","ISBN":"978-1-72819-710-4","language":"en","page":"525-528","publisher":"IEEE","publisher-place":"Hartford, CT, USA","source":"DOI.org (Crossref)","title":"pacSCA: A Profiling-Assisted Correlation-based Side-Channel Attack on GPUs","title-short":"pacSCA","URL":"https://ieeexplore.ieee.org/document/9283544/","author":[{"family":"Wang","given":"Xin"},{"family":"Zhang","given":"Wei"}],"accessed":{"date-parts":[["2023",11,6]]},"issued":{"date-parts":[["2020",10]]}}}],"schema":"https://github.com/citation-style-language/schema/raw/master/csl-citation.json"} </w:instrText>
      </w:r>
      <w:r>
        <w:fldChar w:fldCharType="separate"/>
      </w:r>
      <w:r w:rsidR="00B844C5" w:rsidRPr="00B844C5">
        <w:t>[13]</w:t>
      </w:r>
      <w:r>
        <w:fldChar w:fldCharType="end"/>
      </w:r>
      <w:r>
        <w:t>.</w:t>
      </w:r>
    </w:p>
    <w:p w14:paraId="2C16320A" w14:textId="40A7CE7B" w:rsidR="0064120E" w:rsidRPr="00D309A2" w:rsidRDefault="0064120E" w:rsidP="0064120E">
      <w:pPr>
        <w:ind w:firstLine="14.40pt"/>
        <w:jc w:val="both"/>
      </w:pPr>
      <w:r>
        <w:t xml:space="preserve">This attack outline provides a simple implementation of a </w:t>
      </w:r>
      <w:r w:rsidR="00D74079">
        <w:t>side channel attack,</w:t>
      </w:r>
      <w:r>
        <w:t xml:space="preserve"> in hopes to familiarize the reader with what </w:t>
      </w:r>
      <w:r w:rsidR="00D74079">
        <w:t>it</w:t>
      </w:r>
      <w:r>
        <w:t xml:space="preserve"> may look like in context.</w:t>
      </w:r>
    </w:p>
    <w:p w14:paraId="6A8A72D6" w14:textId="77777777" w:rsidR="0064120E" w:rsidRDefault="0064120E" w:rsidP="0064120E">
      <w:pPr>
        <w:pStyle w:val="Heading2"/>
      </w:pPr>
      <w:r>
        <w:t>What is AES Encryption?</w:t>
      </w:r>
    </w:p>
    <w:p w14:paraId="5C646756" w14:textId="43D9FCA0" w:rsidR="0064120E" w:rsidRDefault="0064120E" w:rsidP="0064120E">
      <w:pPr>
        <w:ind w:firstLine="14.40pt"/>
        <w:jc w:val="start"/>
      </w:pPr>
      <w:r>
        <w:t xml:space="preserve">AES is a widely used symmetric encryption algorithm designed to secure sensitive information. It serves a cryptographic standard for protecting data confidentiality and integrity. Symmetric encryption algorithms use a single key for both encryption and decryption. Security is AES encryption’s main aspect, ensuring that even if someone were to try intercept the encrypted data, it would be infeasible to deduce the original content without with the correct key. Side channel attacks exploit information leaked during the computation process, such as power consumption patterns, to infer the sensitive data like encryption key. So, it’s important to emphasize the importance of addressing such vulnerabilities to enhance the overall security of parallel computing hardware systems </w:t>
      </w:r>
      <w:r>
        <w:fldChar w:fldCharType="begin"/>
      </w:r>
      <w:r w:rsidR="008E2DB2">
        <w:instrText xml:space="preserve"> ADDIN ZOTERO_ITEM CSL_CITATION {"citationID":"qEne9WnI","properties":{"formattedCitation":"[14]","plainCitation":"[14]","noteIndex":0},"citationItems":[{"id":31,"uris":["http://zotero.org/groups/5251274/items/HQC4YYPC"],"itemData":{"id":31,"type":"article-journal","abstract":"The advent of CUDA-enabled GPU makes it possible to provide cloud applications with high-performance data security services. Unfortunately, recent studies have shown that GPU-based applications are also susceptible to side-channel attacks. These published work studied the side-channel vulnerabilities of GPU-based AES implementations by taking the advantage of the cache sharing among multiple threads or high parallelism of GPUs. Therefore, for GPU-based bitsliced cryptographic implementations, which are immune to the cache-based attacks referred to above, only a power analysis method based on the high-parallelism of GPUs may be effective. However, the leakage model used in the power analysis is not efficient at all in practice. In light of this, we investigate electro-magnetic (EM) side-channel vulnerabilities of a GPU-based bitsliced AES implementation from the perspective of bit-level parallelism and thread-level parallelism in order to make the best of the localization effect of EM leakage with parallelism. Specifically, we propose efficient multi-bit and multi-thread combinational analysis techniques based on the intrinsic properties of bitsliced ciphers and the effect of multi-thread parallelism of GPUs, respectively. The experimental result shows that the proposed combinational analysis methods perform better than non-combinational and intuitive ones. Our research suggests that multi-thread leakages can be used to improve attacks if the multi-thread leakages are not synchronous in the time domain.","container-title":"Cybersecurity","DOI":"10.1186/s42400-020-0045-8","ISSN":"2523-3246","issue":"1","journalAbbreviation":"Cybersecur","language":"en","page":"3","source":"Springer Link","title":"Efficient electro-magnetic analysis of a GPU bitsliced AES implementation","volume":"3","author":[{"family":"Gao","given":"Yiwen"},{"family":"Zhou","given":"Yongbin"},{"family":"Cheng","given":"Wei"}],"issued":{"date-parts":[["2020",2,19]]}}}],"schema":"https://github.com/citation-style-language/schema/raw/master/csl-citation.json"} </w:instrText>
      </w:r>
      <w:r>
        <w:fldChar w:fldCharType="separate"/>
      </w:r>
      <w:r w:rsidR="00B844C5" w:rsidRPr="00B844C5">
        <w:t>[14]</w:t>
      </w:r>
      <w:r>
        <w:fldChar w:fldCharType="end"/>
      </w:r>
    </w:p>
    <w:p w14:paraId="12DD4827" w14:textId="63796951" w:rsidR="0064120E" w:rsidRDefault="0064120E" w:rsidP="0064120E">
      <w:pPr>
        <w:ind w:firstLine="14.40pt"/>
        <w:jc w:val="start"/>
      </w:pPr>
      <w:r w:rsidRPr="00A63BF0">
        <w:t xml:space="preserve">AES </w:t>
      </w:r>
      <w:r>
        <w:t xml:space="preserve">Encryption </w:t>
      </w:r>
      <w:r w:rsidRPr="00A63BF0">
        <w:t xml:space="preserve">consists of a variable number of rounds, depending on key </w:t>
      </w:r>
      <w:r>
        <w:t>size</w:t>
      </w:r>
      <w:r w:rsidRPr="00A63BF0">
        <w:t xml:space="preserve">. For </w:t>
      </w:r>
      <w:r>
        <w:t xml:space="preserve">the three most common </w:t>
      </w:r>
      <w:r w:rsidRPr="00A63BF0">
        <w:t>key sizes</w:t>
      </w:r>
      <w:r>
        <w:t>:</w:t>
      </w:r>
      <w:r w:rsidRPr="00A63BF0">
        <w:t xml:space="preserve"> 128, 192 and 256 bits, AES has 10, 12 and 14 rounds, respectively. For AES-128, one block of data is organized as a 4x4 array of bytes, termed the state. Each round is a sequence of four operations: </w:t>
      </w:r>
      <w:proofErr w:type="spellStart"/>
      <w:r w:rsidRPr="00A63BF0">
        <w:t>SubByte</w:t>
      </w:r>
      <w:proofErr w:type="spellEnd"/>
      <w:r w:rsidRPr="00A63BF0">
        <w:t xml:space="preserve">, </w:t>
      </w:r>
      <w:proofErr w:type="spellStart"/>
      <w:r w:rsidRPr="00A63BF0">
        <w:t>ShiftRow</w:t>
      </w:r>
      <w:proofErr w:type="spellEnd"/>
      <w:r w:rsidRPr="00A63BF0">
        <w:t xml:space="preserve">, </w:t>
      </w:r>
      <w:proofErr w:type="spellStart"/>
      <w:r w:rsidRPr="00A63BF0">
        <w:t>MixColumn</w:t>
      </w:r>
      <w:proofErr w:type="spellEnd"/>
      <w:r w:rsidRPr="00A63BF0">
        <w:t xml:space="preserve">, and </w:t>
      </w:r>
      <w:proofErr w:type="spellStart"/>
      <w:r w:rsidRPr="00A63BF0">
        <w:t>AddRoundKey</w:t>
      </w:r>
      <w:proofErr w:type="spellEnd"/>
      <w:r w:rsidRPr="00A63BF0">
        <w:t xml:space="preserve">, except for the initial and last rounds. The initial round only </w:t>
      </w:r>
      <w:r>
        <w:t xml:space="preserve">has </w:t>
      </w:r>
      <w:r w:rsidRPr="00A63BF0">
        <w:t xml:space="preserve">an </w:t>
      </w:r>
      <w:proofErr w:type="spellStart"/>
      <w:r w:rsidRPr="00A63BF0">
        <w:t>AddRoundKey</w:t>
      </w:r>
      <w:proofErr w:type="spellEnd"/>
      <w:r w:rsidRPr="00A63BF0">
        <w:t xml:space="preserve">, and the last round </w:t>
      </w:r>
      <w:r>
        <w:t>excludes</w:t>
      </w:r>
      <w:r w:rsidRPr="00A63BF0">
        <w:t xml:space="preserve"> </w:t>
      </w:r>
      <w:proofErr w:type="spellStart"/>
      <w:r w:rsidRPr="00A63BF0">
        <w:t>Mixcolumn</w:t>
      </w:r>
      <w:proofErr w:type="spellEnd"/>
      <w:r w:rsidRPr="00A63BF0">
        <w:t>. All the round keys are derived from a single initial ke</w:t>
      </w:r>
      <w:r>
        <w:t xml:space="preserve">y </w:t>
      </w:r>
      <w:r>
        <w:fldChar w:fldCharType="begin"/>
      </w:r>
      <w:r w:rsidR="008E2DB2">
        <w:instrText xml:space="preserve"> ADDIN ZOTERO_ITEM CSL_CITATION {"citationID":"PNH2DnCS","properties":{"formattedCitation":"[10], [15], [16]","plainCitation":"[10], [15], [16]","noteIndex":0},"citationItems":[{"id":45,"uris":["http://zotero.org/groups/5251274/items/IBVVDS5R"],"itemData":{"id":45,"type":"article-journal","abstract":"In the past, Graphics Processing Unities (GPUs) were mainly used for graphics rendering. In the past 10 years, they have been redesigned and are used to accelerate a wide range of applications, including deep neural networks, image reconstruction and cryptographic algorithms. Despite being the accelerator of choice in a number of important application domains, today’s GPUs receive little attention on their security, especially their vulnerability to realistic and practical threats, such as side-channel attacks. In this work we present our study of side-channel vulnerability targeting a general purpose GPU. We propose and implement a side-channel power analysis methodology to extract all the last round key bytes of an AES (Advanced Encryption Standard) implementation on an NVIDIA TESLA GPU. We first analyze the challenges of capturing GPU power traces due to the degree of concurrency and underlying architectural features of a GPU, and propose techniques to overcome these challenges. We then construct an appropriate power model for the GPU. We describe effective methods to process the GPU power traces and launch a correlation power attack (CPA) on the processed data. We carefully consider the scalability of the attack with increasing degrees of parallelism, a key challenge on the GPU. Both our empirical and theoretical results show that parallel computing hardware systems such as a GPU are vulnerable to power analysis side-channel attacks, and need to be hardened against such threats.","container-title":"Journal of Hardware and Systems Security","DOI":"10.1007/s41635-018-0032-7","ISSN":"2509-3436","issue":"1","journalAbbreviation":"J Hardw Syst Secur","language":"en","page":"69-82","source":"Springer Link","title":"Power Analysis Attack of an AES GPU Implementation","volume":"2","author":[{"family":"Luo","given":"Chao"},{"family":"Fei","given":"Yunsi"},{"family":"Zhang","given":"Liwei"},{"family":"Ding","given":"A. Adam"},{"family":"Luo","given":"Pei"},{"family":"Mukherjee","given":"Saoni"},{"family":"Kaeli","given":"David"}],"issued":{"date-parts":[["2018",3,1]]}}},{"id":57,"uris":["http://zotero.org/groups/5251274/items/ERS5VMPD"],"itemData":{"id":57,"type":"paper-conference","abstract":"Graphics processing units (GPUs) are widely used to accelerate applications including cryptographic operations. The reliability and security of GPUs have become a concern. Prior work reported power and timing side-channel attacks on GPUs. In this paper, we present the ﬁrst-ever overdrive fault attack targeting modern GPUs. This attack exploits voltage-frequency scaling features present on most commercial GPUs to introduce random faults during kernel execution. We demonstrate an effective fault-based attack on an AMD GPU, recovering the AES keys in minutes. Such software-controlled fault injections also pose serious threats to data integrity and service availability in the cloud.","container-title":"2020 57th ACM/IEEE Design Automation Conference (DAC)","DOI":"10.1109/DAC18072.2020.9218690","event-place":"San Francisco, CA, USA","event-title":"2020 57th ACM/IEEE Design Automation Conference (DAC)","ISBN":"978-1-72811-085-1","language":"en","page":"1-6","publisher":"IEEE","publisher-place":"San Francisco, CA, USA","source":"DOI.org (Crossref)","title":"A Novel GPU Overdrive Fault Attack","URL":"https://ieeexplore.ieee.org/document/9218690/","author":[{"family":"Sabbagh","given":"Majid"},{"family":"Fei","given":"Yunsi"},{"family":"Kaeli","given":"David"}],"accessed":{"date-parts":[["2023",11,6]]},"issued":{"date-parts":[["2020",7]]}}},{"id":7,"uris":["http://zotero.org/groups/5251274/items/BAVPLBCH"],"itemData":{"id":7,"type":"paper-conference","container-title":"2023 International Conference on Consumer Electronics - Taiwan (ICCE-Taiwan)","DOI":"10.1109/ICCE-Taiwan58799.2023.10226728","event-place":"PingTung, Taiwan","event-title":"2023 International Conference on Consumer Electronics - Taiwan (ICCE-Taiwan)","ISBN":"9798350324174","page":"293-294","publisher":"IEEE","publisher-place":"PingTung, Taiwan","source":"DOI.org (Crossref)","title":"AES Encryption Method Based on Chaotic Cryptography","URL":"https://ieeexplore.ieee.org/document/10226728/","author":[{"family":"Chen","given":"Chin-Sheng"},{"family":"Chiu","given":"Siang-Yu"},{"family":"Li","given":"Shih-Yu"}],"accessed":{"date-parts":[["2023",11,25]]},"issued":{"date-parts":[["2023",7,17]]}}}],"schema":"https://github.com/citation-style-language/schema/raw/master/csl-citation.json"} </w:instrText>
      </w:r>
      <w:r>
        <w:fldChar w:fldCharType="separate"/>
      </w:r>
      <w:r w:rsidR="00B844C5" w:rsidRPr="00B844C5">
        <w:t>[10], [15], [16]</w:t>
      </w:r>
      <w:r>
        <w:fldChar w:fldCharType="end"/>
      </w:r>
      <w:r w:rsidRPr="00A63BF0">
        <w:t>.</w:t>
      </w:r>
      <w:r w:rsidR="00C15F66">
        <w:t xml:space="preserve">What </w:t>
      </w:r>
      <w:r w:rsidR="00D47FD1">
        <w:t xml:space="preserve">has also been implemented in GPUs are current </w:t>
      </w:r>
      <w:r w:rsidR="00D47FD1">
        <w:lastRenderedPageBreak/>
        <w:t>cryptographic algorithms</w:t>
      </w:r>
      <w:r w:rsidR="003402B7">
        <w:t xml:space="preserve"> but they are not fully able to </w:t>
      </w:r>
      <w:r w:rsidR="004C2D94">
        <w:t>benefit</w:t>
      </w:r>
      <w:r w:rsidR="003402B7">
        <w:t xml:space="preserve"> </w:t>
      </w:r>
      <w:r w:rsidR="004C2D94">
        <w:t>from the GPU’s abilities</w:t>
      </w:r>
      <w:r w:rsidR="004C2D94">
        <w:fldChar w:fldCharType="begin"/>
      </w:r>
      <w:r w:rsidR="008E2DB2">
        <w:instrText xml:space="preserve"> ADDIN ZOTERO_ITEM CSL_CITATION {"citationID":"uUwla7r2","properties":{"formattedCitation":"[17]","plainCitation":"[17]","noteIndex":0},"citationItems":[{"id":41,"uris":["http://zotero.org/groups/5251274/items/6MBIXP78"],"itemData":{"id":41,"type":"article-journal","abstract":"There has recently been a rising interest in inventing new efficient cryptographic algorithms, thanks to advances in the field of Graphics Processing Unit (GPU) technology. Current cryptographic algorithms have been implemented with GPUs, including the Advanced Encryption Standard algorithm (AES) and the Secure-Hash Algorithm 3 (SHA3). However, the currently available cryptographic approaches cannot fully benefit from the GPU’s capabilities, as they are not designated in accordance with the GPU characteristics. Therefore, they are not carried out in an efficient manner. Thus, the need to design new cryptographic algorithms that can achieve the best performances without degrading the security level. In this work, a new message Encryption and Authentication Algorithm (MEAA) is specifically proposed for graphics processing units (GPUs). It consists of one-round encryption and authentication functions that are based on the dynamic key-dependent scheme. Experimental results indicate that the proposed approach reaches a throughput of over 580 GB/s over the GPU Tesla A100. Additionally, it demonstrates that the performance improvement ratio is better than that of existing methods. On the other hand, the proposed MEAA is impervious to well-known cryptanalysis attacks since it is based on the dynamic key strategy, and different primitives of cryptography, which are employed for each new input message.","container-title":"Multimedia Tools and Applications","DOI":"10.1007/s11042-023-15451-5","ISSN":"1573-7721","journalAbbreviation":"Multimed Tools Appl","language":"en","source":"Springer Link","title":"Simultaneous encryption and authentication of messages over GPUs","URL":"https://doi.org/10.1007/s11042-023-15451-5","author":[{"family":"Fanfakh","given":"Ahmed"},{"family":"Noura","given":"Hassan"},{"family":"Couturier","given":"Raphaël"}],"accessed":{"date-parts":[["2023",11,6]]},"issued":{"date-parts":[["2023",5,29]]}}}],"schema":"https://github.com/citation-style-language/schema/raw/master/csl-citation.json"} </w:instrText>
      </w:r>
      <w:r w:rsidR="004C2D94">
        <w:fldChar w:fldCharType="separate"/>
      </w:r>
      <w:r w:rsidR="004C2D94" w:rsidRPr="004C2D94">
        <w:t>[17]</w:t>
      </w:r>
      <w:r w:rsidR="004C2D94">
        <w:fldChar w:fldCharType="end"/>
      </w:r>
    </w:p>
    <w:p w14:paraId="4E25C7F3" w14:textId="77777777" w:rsidR="0064120E" w:rsidRPr="006B6B66" w:rsidRDefault="0064120E" w:rsidP="0064120E">
      <w:pPr>
        <w:pStyle w:val="Heading1"/>
      </w:pPr>
      <w:r>
        <w:t>Attacks</w:t>
      </w:r>
    </w:p>
    <w:p w14:paraId="1A748F92" w14:textId="77777777" w:rsidR="0064120E" w:rsidRDefault="0064120E" w:rsidP="0064120E">
      <w:pPr>
        <w:pStyle w:val="Heading2"/>
        <w:numPr>
          <w:ilvl w:val="0"/>
          <w:numId w:val="0"/>
        </w:numPr>
      </w:pPr>
      <w:r>
        <w:t>Memory vulnerabilities</w:t>
      </w:r>
    </w:p>
    <w:p w14:paraId="04B482CC" w14:textId="51AB612F" w:rsidR="0064120E" w:rsidRPr="00A924AC" w:rsidRDefault="0064120E" w:rsidP="0064120E">
      <w:pPr>
        <w:jc w:val="both"/>
      </w:pPr>
      <w:r>
        <w:tab/>
      </w:r>
      <w:r w:rsidR="001A3BA0" w:rsidRPr="001A3BA0">
        <w:t>One of the first studies focused on security vulnerabilities present in GPU’s while presenting possible attacks that take advantage of them and possible solutions was presented by Lee et al.</w:t>
      </w:r>
      <w:r w:rsidR="00A94C18">
        <w:t xml:space="preserve"> </w:t>
      </w:r>
      <w:r w:rsidR="00A94C18">
        <w:fldChar w:fldCharType="begin"/>
      </w:r>
      <w:r w:rsidR="008E2DB2">
        <w:instrText xml:space="preserve"> ADDIN ZOTERO_ITEM CSL_CITATION {"citationID":"LPGzuKsO","properties":{"formattedCitation":"[18]","plainCitation":"[18]","noteIndex":0},"citationItems":[{"id":70,"uris":["http://zotero.org/groups/5251274/items/DAREPVEF"],"itemData":{"id":70,"type":"paper-conference","abstract":"Graphics processing units (GPUs) are important components of modern computing devices for not only graphics rendering, but also efﬁcient parallel computations. However, their security problems are ignored despite their importance and popularity. In this paper, we ﬁrst perform an in-depth security analysis on GPUs to detect security vulnerabilities. We observe that contemporary, widely-used GPUs, both NVIDIA’s and AMD’s, do not initialize newly allocated GPU memory pages which may contain sensitive user data. By exploiting such vulnerabilities, we propose attack methods for revealing a victim program’s data kept in GPU memory both during its execution and right after its termination. We further show the high applicability of the proposed attacks by applying them to the Chromium and Firefox web browsers which use GPUs for accelerating webpage rendering. We detect that both browsers leave rendered webpage textures in GPU memory, so that we can infer which webpages a victim user has visited by analyzing the remaining textures. The accuracy of our advanced inference attack that uses both pixel sequence matching and RGB histogram matching is up to 95.4%.","container-title":"2014 IEEE Symposium on Security and Privacy","DOI":"10.1109/SP.2014.9","event-place":"San Jose, CA","event-title":"2014 IEEE Symposium on Security and Privacy (SP)","ISBN":"978-1-4799-4686-0","language":"en","page":"19-33","publisher":"IEEE","publisher-place":"San Jose, CA","source":"DOI.org (Crossref)","title":"Stealing Webpages Rendered on Your Browser by Exploiting GPU Vulnerabilities","URL":"http://ieeexplore.ieee.org/document/6956554/","author":[{"family":"Lee","given":"Sangho"},{"family":"Kim","given":"Youngsok"},{"family":"Kim","given":"Jangwoo"},{"family":"Kim","given":"Jong"}],"accessed":{"date-parts":[["2023",11,6]]},"issued":{"date-parts":[["2014",5]]}}}],"schema":"https://github.com/citation-style-language/schema/raw/master/csl-citation.json"} </w:instrText>
      </w:r>
      <w:r w:rsidR="00A94C18">
        <w:fldChar w:fldCharType="separate"/>
      </w:r>
      <w:r w:rsidR="004C2D94" w:rsidRPr="004C2D94">
        <w:t>[18]</w:t>
      </w:r>
      <w:r w:rsidR="00A94C18">
        <w:fldChar w:fldCharType="end"/>
      </w:r>
      <w:r w:rsidR="001A3BA0" w:rsidRPr="001A3BA0">
        <w:t xml:space="preserve">. In it, a crucial flaw in </w:t>
      </w:r>
      <w:r w:rsidR="00F620D2">
        <w:t>GPU</w:t>
      </w:r>
      <w:r w:rsidR="001A3BA0" w:rsidRPr="001A3BA0">
        <w:t xml:space="preserve"> security is identified and then </w:t>
      </w:r>
      <w:r w:rsidR="00962BDC">
        <w:t xml:space="preserve">an </w:t>
      </w:r>
      <w:r w:rsidR="001A3BA0" w:rsidRPr="001A3BA0">
        <w:t>attack model</w:t>
      </w:r>
      <w:r w:rsidR="00962BDC">
        <w:t xml:space="preserve"> is subsequently described</w:t>
      </w:r>
      <w:r w:rsidR="001A3BA0" w:rsidRPr="001A3BA0">
        <w:t xml:space="preserve">. </w:t>
      </w:r>
      <w:r w:rsidR="00F620D2">
        <w:t>They found</w:t>
      </w:r>
      <w:r w:rsidR="001A3BA0" w:rsidRPr="001A3BA0">
        <w:t xml:space="preserve"> that GPUs leave their memory easily accessible by outside APIs. An attacker can easily access residual data in the memory of a GPU that usually isn’t cleared or emptied out. In the three cases specified the GPU was either not initializing pages that were previously used so they would contain previously stored memory, had portions of memory that could not be deleted by the user or the GPU while being accessible, or there is a lack of division between primate and local memory. All three of these cases are violations of confidentiality in the attack </w:t>
      </w:r>
      <w:r w:rsidR="005B740D">
        <w:t>scenario</w:t>
      </w:r>
      <w:r w:rsidR="001A3BA0" w:rsidRPr="001A3BA0">
        <w:t xml:space="preserve"> presented where the attacker is assumed to be a lower-level user on a shared system who can now retrieve this left over data through an attack. An attacker could use memory dumps of websites using their own PC then compare it the memory dump from the victims GPU. This attack is a bit unwieldy as it requires a collection of memory dumps of websites using the same GPU as the victim. The attack case makes it easy to have the same GPU, but as Lee et al. points out, there is a large overhead in having enough website dumps to recreate a victim’s browsing history.</w:t>
      </w:r>
      <w:r w:rsidR="00A200FE">
        <w:t xml:space="preserve"> In lieu of this</w:t>
      </w:r>
      <w:r w:rsidR="00C04056">
        <w:t>,</w:t>
      </w:r>
      <w:r w:rsidR="00A200FE">
        <w:t xml:space="preserve"> another attack is proposed </w:t>
      </w:r>
      <w:r w:rsidR="00670255">
        <w:t xml:space="preserve">where the attacker compares </w:t>
      </w:r>
      <w:r w:rsidR="00440B21">
        <w:t>the memory dump from the victim</w:t>
      </w:r>
      <w:r w:rsidR="00C04056">
        <w:t>’</w:t>
      </w:r>
      <w:r w:rsidR="00440B21">
        <w:t xml:space="preserve">s GPU. While less reliable </w:t>
      </w:r>
      <w:r w:rsidR="00F85E79">
        <w:t>than</w:t>
      </w:r>
      <w:r w:rsidR="00440B21">
        <w:t xml:space="preserve"> the previous</w:t>
      </w:r>
      <w:r w:rsidR="00F85E79">
        <w:t xml:space="preserve"> attack</w:t>
      </w:r>
      <w:r w:rsidR="00027C06">
        <w:t>, correctly inferring at</w:t>
      </w:r>
      <w:r w:rsidR="00F85E79">
        <w:t xml:space="preserve"> </w:t>
      </w:r>
      <w:r w:rsidR="00027C06">
        <w:t>~</w:t>
      </w:r>
      <w:r w:rsidR="00F85E79">
        <w:t>50%</w:t>
      </w:r>
      <w:r w:rsidR="00027C06">
        <w:t xml:space="preserve"> on NVIDIA GPUs, </w:t>
      </w:r>
      <w:r w:rsidR="00EF79AF">
        <w:t>it is still considered significant.</w:t>
      </w:r>
    </w:p>
    <w:p w14:paraId="17FEF277" w14:textId="0616E8BB" w:rsidR="00D800EB" w:rsidRPr="00A924AC" w:rsidRDefault="00D800EB" w:rsidP="0064120E">
      <w:pPr>
        <w:jc w:val="both"/>
      </w:pPr>
      <w:r>
        <w:tab/>
      </w:r>
      <w:r w:rsidR="00AA3618">
        <w:t xml:space="preserve">While many </w:t>
      </w:r>
      <w:r w:rsidR="00A024CB">
        <w:t>attacks revolve around</w:t>
      </w:r>
      <w:r w:rsidR="00030DD1">
        <w:t xml:space="preserve"> </w:t>
      </w:r>
      <w:r w:rsidR="00C50CF1">
        <w:t xml:space="preserve">SCA due to their </w:t>
      </w:r>
      <w:r w:rsidR="00303926">
        <w:t>malleable nature</w:t>
      </w:r>
      <w:r w:rsidR="00D037A1">
        <w:t xml:space="preserve"> there </w:t>
      </w:r>
      <w:r w:rsidR="0045317E">
        <w:t>has been</w:t>
      </w:r>
      <w:r w:rsidR="005C34EC">
        <w:t xml:space="preserve"> </w:t>
      </w:r>
      <w:r w:rsidR="005E6516">
        <w:t>other research into how</w:t>
      </w:r>
      <w:r w:rsidR="00316253">
        <w:t xml:space="preserve"> novel </w:t>
      </w:r>
      <w:r w:rsidR="00FC6B9C">
        <w:t xml:space="preserve">attacks can utilize GPU memory as a vector to undermine deep learning </w:t>
      </w:r>
      <w:r w:rsidR="00461B18">
        <w:t>frameworks</w:t>
      </w:r>
      <w:r w:rsidR="00860E58">
        <w:t xml:space="preserve">. </w:t>
      </w:r>
      <w:r w:rsidR="0084344B">
        <w:t>This is exactly what</w:t>
      </w:r>
      <w:r w:rsidR="00134E96">
        <w:t xml:space="preserve"> </w:t>
      </w:r>
      <w:r w:rsidR="00990467">
        <w:t>Park et al.</w:t>
      </w:r>
      <w:r w:rsidR="00134E96">
        <w:t xml:space="preserve"> </w:t>
      </w:r>
      <w:r w:rsidR="00990467">
        <w:fldChar w:fldCharType="begin"/>
      </w:r>
      <w:r w:rsidR="008E2DB2">
        <w:instrText xml:space="preserve"> ADDIN ZOTERO_ITEM CSL_CITATION {"citationID":"XBGukmeB","properties":{"formattedCitation":"[19]","plainCitation":"[19]","noteIndex":0},"citationItems":[{"id":33,"uris":["http://zotero.org/groups/5251274/items/LWXKV562"],"itemData":{"id":33,"type":"article-journal","container-title":"Computers &amp; Security","DOI":"10.1016/j.cose.2020.102115","ISSN":"01674048","journalAbbreviation":"Computers &amp; Security","language":"en","page":"102115","source":"DOI.org (Crossref)","title":"Mind control attack: Undermining deep learning with GPU memory exploitation","title-short":"Mind control attack","volume":"102","author":[{"family":"Park","given":"Sang-Ok"},{"family":"Kwon","given":"Ohmin"},{"family":"Kim","given":"Yonggon"},{"family":"Cha","given":"Sang Kil"},{"family":"Yoon","given":"Hyunsoo"}],"issued":{"date-parts":[["2021",3]]}}}],"schema":"https://github.com/citation-style-language/schema/raw/master/csl-citation.json"} </w:instrText>
      </w:r>
      <w:r w:rsidR="00990467">
        <w:fldChar w:fldCharType="separate"/>
      </w:r>
      <w:r w:rsidR="004C2D94" w:rsidRPr="004C2D94">
        <w:t>[19]</w:t>
      </w:r>
      <w:r w:rsidR="00990467">
        <w:fldChar w:fldCharType="end"/>
      </w:r>
      <w:r w:rsidR="00990467">
        <w:t xml:space="preserve"> accomplish with their</w:t>
      </w:r>
      <w:r w:rsidR="00E83636">
        <w:t xml:space="preserve"> research.</w:t>
      </w:r>
      <w:r w:rsidR="00E30DB7">
        <w:t xml:space="preserve"> </w:t>
      </w:r>
      <w:r w:rsidR="00151422">
        <w:t>The crux of their approach is their introduction of a novel memory manipulation exploit</w:t>
      </w:r>
      <w:r w:rsidR="00123BDD">
        <w:t xml:space="preserve"> that allows the execution of arbitrary code, something that </w:t>
      </w:r>
      <w:r w:rsidR="002D124D">
        <w:t>was not previously possible</w:t>
      </w:r>
      <w:r w:rsidR="00256454">
        <w:t>.</w:t>
      </w:r>
      <w:r w:rsidR="00D37504">
        <w:t xml:space="preserve"> </w:t>
      </w:r>
      <w:r w:rsidR="001376B3">
        <w:t xml:space="preserve">From there they </w:t>
      </w:r>
      <w:r w:rsidR="008A6F83">
        <w:t>can</w:t>
      </w:r>
      <w:r w:rsidR="00B93B05">
        <w:t xml:space="preserve"> </w:t>
      </w:r>
      <w:r w:rsidR="007D0DBA">
        <w:t>forcibly</w:t>
      </w:r>
      <w:r w:rsidR="00E7523F">
        <w:t xml:space="preserve"> dilute deep learning inferences with trash output to the point that</w:t>
      </w:r>
      <w:r w:rsidR="00E13EF1">
        <w:t xml:space="preserve"> it unusable. </w:t>
      </w:r>
    </w:p>
    <w:p w14:paraId="1C0A8CC6" w14:textId="77777777" w:rsidR="0064120E" w:rsidRDefault="0064120E" w:rsidP="0064120E">
      <w:pPr>
        <w:pStyle w:val="Heading2"/>
      </w:pPr>
      <w:r>
        <w:t>Physical Side Channel vulnerabilities</w:t>
      </w:r>
    </w:p>
    <w:p w14:paraId="5BC75867" w14:textId="4163BE03" w:rsidR="0064120E" w:rsidRDefault="0064120E" w:rsidP="0064120E">
      <w:pPr>
        <w:ind w:firstLine="14.40pt"/>
        <w:jc w:val="both"/>
      </w:pPr>
      <w:r>
        <w:t xml:space="preserve">The first physical SCA we will discuss was proposed by Gonzalez-Gomez et al. </w:t>
      </w:r>
      <w:r>
        <w:fldChar w:fldCharType="begin"/>
      </w:r>
      <w:r w:rsidR="008E2DB2">
        <w:instrText xml:space="preserve"> ADDIN ZOTERO_ITEM CSL_CITATION {"citationID":"9MOjM5wP","properties":{"formattedCitation":"[12]","plainCitation":"[12]","noteIndex":0},"citationItems":[{"id":62,"uris":["http://zotero.org/groups/5251274/items/2K353H58"],"itemData":{"id":62,"type":"paper-conference","abstract":"Thermal covert channel (TCC) attacks have been studied as a threat to CPU-based systems over recent years. In this paper, we propose a new type of TCC attack that for the first time leverages the Graphics Processing Unit (GPU) of a system to create a stealthy communication channel between two malicious applications. We evaluate our new attack on two different realworld platforms: a GPU-dedicated general computing platform and a GPU-integrated embedded platform. Our results are the first to show that a GPU-based thermal covert channel attack is possible. From our experiments, we obtain a transmission rate of up to 8.75 bps with a very low error rate of less than 2 % for a 12-bit packet size, which is comparable to CPU-based TCCs in the state of the art. Moreover, we show how existing state-of-the-art countermeasures for TCCs need to be extended to tackle the new GPU-based attack at the cost of added overhead. To reduce this overhead, we propose our own DVFS-based countermeasure which mitigates the attack, while causing 2× less performance loss than the state-of-the-art countermeasure on a set of compute-intensive GPU benchmark applications.","container-title":"2023 Design, Automation &amp; Test in Europe Conference &amp; Exhibition (DATE)","DOI":"10.23919/DATE56975.2023.10137090","event-place":"Antwerp, Belgium","event-title":"2023 Design, Automation &amp; Test in Europe Conference &amp; Exhibition (DATE)","language":"en","page":"1-6","publisher":"IEEE","publisher-place":"Antwerp, Belgium","source":"DOI.org (Crossref)","title":"The First Concept and Real-world Deployment of a GPU-based Thermal Covert Channel: Attack and Countermeasures","title-short":"The First Concept and Real-world Deployment of a GPU-based Thermal Covert Channel","URL":"https://ieeexplore.ieee.org/document/10137090/","author":[{"family":"González-Gómez","given":"Jeferson"},{"family":"Cordero-Zuñiga","given":"Kevin"},{"family":"Bauer","given":"Lars"},{"family":"Henkel","given":"Jörg"}],"accessed":{"date-parts":[["2023",11,6]]},"issued":{"date-parts":[["2023",4]]}}}],"schema":"https://github.com/citation-style-language/schema/raw/master/csl-citation.json"} </w:instrText>
      </w:r>
      <w:r>
        <w:fldChar w:fldCharType="separate"/>
      </w:r>
      <w:r w:rsidR="00B844C5" w:rsidRPr="00B844C5">
        <w:t>[12]</w:t>
      </w:r>
      <w:r>
        <w:fldChar w:fldCharType="end"/>
      </w:r>
      <w:r>
        <w:t>. It establishes a side channel through the temperature of the GPU. By putting the GPU under load at strategic times, the transmitter can effectively control the operating temperature of the GPU. Encoding 1 to a high temperature and 0 to a low temperature, the attack was able to achieve a bitstream of 8.75 bits per second with less than a 2% error rate. The main hurdles of an attack of this nature lie in the fact that GPUs typically have thousands of cores, with only one thermal sensor for the entire device. This means that for a detectable temperature rise to occur, thousands of computations must happen simultaneously. In addition, the bit rate of a thermal SCA will always be astronomically low, because time must be provided to allow the GPU to properly cool between each transmission.</w:t>
      </w:r>
    </w:p>
    <w:p w14:paraId="09974468" w14:textId="20D84AF5" w:rsidR="0064120E" w:rsidRDefault="0064120E" w:rsidP="0064120E">
      <w:pPr>
        <w:ind w:firstLine="14.40pt"/>
        <w:jc w:val="both"/>
      </w:pPr>
      <w:r>
        <w:t xml:space="preserve">An interesting twist was found in a similar attack that took advantage of how small, usually portable, devices that contain ARM SoC (System-on-Chip) rely on </w:t>
      </w:r>
      <w:r w:rsidRPr="00DF2FE9">
        <w:t>Dynamic Voltage Frequency</w:t>
      </w:r>
      <w:r>
        <w:t xml:space="preserve"> Scaling (DVFS) to account for and balance out power, frequency, and heat.  </w:t>
      </w:r>
      <w:r w:rsidRPr="001356F6">
        <w:t>Taneja et al.</w:t>
      </w:r>
      <w:r>
        <w:t xml:space="preserve"> </w:t>
      </w:r>
      <w:r>
        <w:fldChar w:fldCharType="begin"/>
      </w:r>
      <w:r w:rsidR="008E2DB2">
        <w:instrText xml:space="preserve"> ADDIN ZOTERO_ITEM CSL_CITATION {"citationID":"fcr9Cwnf","properties":{"formattedCitation":"[20]","plainCitation":"[20]","noteIndex":0},"citationItems":[{"id":60,"uris":["http://zotero.org/groups/5251274/items/EY8MMZZH"],"itemData":{"id":60,"type":"article","abstract":"The drive to create thinner, lighter, and more energy efﬁcient devices has resulted in modern SoCs being forced to balance a delicate tradeoff between power consumption, heat dissipation, and execution speed (i.e., frequency). While beneﬁcial, these DVFS mechanisms have also resulted in softwarevisible hybrid side-channels, which use software to probe analog properties of computing devices. Such hybrid attacks are an emerging threat that can bypass countermeasures for traditional microarchitectural side-channel attacks.","language":"en","note":"arXiv:2305.12784 [cs]","number":"arXiv:2305.12784","publisher":"arXiv","source":"arXiv.org","title":"Hot Pixels: Frequency, Power, and Temperature Attacks on GPUs and ARM SoCs","title-short":"Hot Pixels","URL":"http://arxiv.org/abs/2305.12784","author":[{"family":"Taneja","given":"Hritvik"},{"family":"Kim","given":"Jason"},{"family":"Xu","given":"Jie Jeff"},{"family":"Schaik","given":"Stephan","non-dropping-particle":"van"},{"family":"Genkin","given":"Daniel"},{"family":"Yarom","given":"Yuval"}],"accessed":{"date-parts":[["2023",11,6]]},"issued":{"date-parts":[["2023",5,22]]}}}],"schema":"https://github.com/citation-style-language/schema/raw/master/csl-citation.json"} </w:instrText>
      </w:r>
      <w:r>
        <w:fldChar w:fldCharType="separate"/>
      </w:r>
      <w:r w:rsidR="004C2D94" w:rsidRPr="004C2D94">
        <w:t>[20]</w:t>
      </w:r>
      <w:r>
        <w:fldChar w:fldCharType="end"/>
      </w:r>
      <w:r>
        <w:t xml:space="preserve"> </w:t>
      </w:r>
      <w:r w:rsidR="008421C9">
        <w:t>‘s research on the topic</w:t>
      </w:r>
      <w:r>
        <w:t xml:space="preserve"> details the basis and execution of the attack</w:t>
      </w:r>
      <w:r w:rsidR="008421C9">
        <w:t>:</w:t>
      </w:r>
      <w:r>
        <w:t xml:space="preserve"> software on the device itself provides the measurements needed to make this physical SCA possible. By its nature the DVFS must rely on internal measurement sensors and this data can be retrieved and analyzed to identify the instructions being run as well as the data that it is being ran on. This is because these three elements are being balanced by the DVFS. By observing the changes in the measurements of at least two of these elements as they are throttled, the attacker can fingerprint match these values with websites to identify the victim’s browsing history. </w:t>
      </w:r>
    </w:p>
    <w:p w14:paraId="0B280D38" w14:textId="30EFEF82" w:rsidR="0064120E" w:rsidRDefault="00E86D51" w:rsidP="0064120E">
      <w:pPr>
        <w:ind w:firstLine="14.40pt"/>
        <w:jc w:val="both"/>
        <w:rPr>
          <w:noProof/>
        </w:rPr>
      </w:pPr>
      <w:r>
        <w:t>This attack</w:t>
      </w:r>
      <w:r w:rsidR="0064120E">
        <w:t xml:space="preserve"> observes that SoCs can leak information through frequency, power, or temperature </w:t>
      </w:r>
      <w:r w:rsidR="0064120E">
        <w:fldChar w:fldCharType="begin"/>
      </w:r>
      <w:r w:rsidR="008E2DB2">
        <w:instrText xml:space="preserve"> ADDIN ZOTERO_ITEM CSL_CITATION {"citationID":"9KWFsnle","properties":{"formattedCitation":"[20]","plainCitation":"[20]","noteIndex":0},"citationItems":[{"id":60,"uris":["http://zotero.org/groups/5251274/items/EY8MMZZH"],"itemData":{"id":60,"type":"article","abstract":"The drive to create thinner, lighter, and more energy efﬁcient devices has resulted in modern SoCs being forced to balance a delicate tradeoff between power consumption, heat dissipation, and execution speed (i.e., frequency). While beneﬁcial, these DVFS mechanisms have also resulted in softwarevisible hybrid side-channels, which use software to probe analog properties of computing devices. Such hybrid attacks are an emerging threat that can bypass countermeasures for traditional microarchitectural side-channel attacks.","language":"en","note":"arXiv:2305.12784 [cs]","number":"arXiv:2305.12784","publisher":"arXiv","source":"arXiv.org","title":"Hot Pixels: Frequency, Power, and Temperature Attacks on GPUs and ARM SoCs","title-short":"Hot Pixels","URL":"http://arxiv.org/abs/2305.12784","author":[{"family":"Taneja","given":"Hritvik"},{"family":"Kim","given":"Jason"},{"family":"Xu","given":"Jie Jeff"},{"family":"Schaik","given":"Stephan","non-dropping-particle":"van"},{"family":"Genkin","given":"Daniel"},{"family":"Yarom","given":"Yuval"}],"accessed":{"date-parts":[["2023",11,6]]},"issued":{"date-parts":[["2023",5,22]]}}}],"schema":"https://github.com/citation-style-language/schema/raw/master/csl-citation.json"} </w:instrText>
      </w:r>
      <w:r w:rsidR="0064120E">
        <w:fldChar w:fldCharType="separate"/>
      </w:r>
      <w:r w:rsidR="004C2D94" w:rsidRPr="004C2D94">
        <w:t>[20]</w:t>
      </w:r>
      <w:r w:rsidR="0064120E">
        <w:fldChar w:fldCharType="end"/>
      </w:r>
      <w:r w:rsidR="0064120E">
        <w:t xml:space="preserve">. Their paper then outlines different methods of recovering a user’s web-based activities, such as visited sites, entered passwords, or search history. The attack abuses stacked SVG filters on certain objects in JavaScript, such as </w:t>
      </w:r>
      <w:proofErr w:type="spellStart"/>
      <w:r w:rsidR="0064120E">
        <w:t>iframes</w:t>
      </w:r>
      <w:proofErr w:type="spellEnd"/>
      <w:r w:rsidR="0064120E">
        <w:t xml:space="preserve"> and hyperlinks. Since certain colors take longer to apply than others, a receiver can essentially rebuild screenshots of a user’s activity once the filters are applied, as shown in figure 3.</w:t>
      </w:r>
      <w:r w:rsidR="0064120E" w:rsidRPr="009C572B">
        <w:rPr>
          <w:noProof/>
        </w:rPr>
        <w:t xml:space="preserve"> </w:t>
      </w:r>
    </w:p>
    <w:p w14:paraId="1A8FE31B" w14:textId="77777777" w:rsidR="0064120E" w:rsidRDefault="0064120E" w:rsidP="0064120E">
      <w:pPr>
        <w:ind w:firstLine="14.40pt"/>
        <w:jc w:val="both"/>
      </w:pPr>
      <w:r w:rsidRPr="000D5E53">
        <w:rPr>
          <w:noProof/>
        </w:rPr>
        <w:drawing>
          <wp:inline distT="0" distB="0" distL="0" distR="0" wp14:anchorId="0D8FBA33" wp14:editId="5DE6F910">
            <wp:extent cx="3089910" cy="2067560"/>
            <wp:effectExtent l="0" t="0" r="0" b="8890"/>
            <wp:docPr id="984146500" name="Picture 984146500" descr="A table with numbers and symbol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84146500" name="Picture 1" descr="A table with numbers and symbols&#10;&#10;Description automatically generated"/>
                    <pic:cNvPicPr/>
                  </pic:nvPicPr>
                  <pic:blipFill>
                    <a:blip r:embed="rId14"/>
                    <a:stretch>
                      <a:fillRect/>
                    </a:stretch>
                  </pic:blipFill>
                  <pic:spPr>
                    <a:xfrm>
                      <a:off x="0" y="0"/>
                      <a:ext cx="3089910" cy="2067560"/>
                    </a:xfrm>
                    <a:prstGeom prst="rect">
                      <a:avLst/>
                    </a:prstGeom>
                  </pic:spPr>
                </pic:pic>
              </a:graphicData>
            </a:graphic>
          </wp:inline>
        </w:drawing>
      </w:r>
    </w:p>
    <w:p w14:paraId="1D083A68" w14:textId="15B0A22C" w:rsidR="0064120E" w:rsidRDefault="0064120E" w:rsidP="0064120E">
      <w:r>
        <w:t xml:space="preserve">Fig. 3. Chrome pixel stealing results (from left to right): Original image, M1 MacBook Air, M2 MacBook Air, Pixel 6 Pro, OnePlus 10 Pro, Nvidia RTX3060, AMD RX 6600, Intel Iris Xe. The table summarizes recovery rates and accuracies, as shown in </w:t>
      </w:r>
      <w:r>
        <w:fldChar w:fldCharType="begin"/>
      </w:r>
      <w:r w:rsidR="008E2DB2">
        <w:instrText xml:space="preserve"> ADDIN ZOTERO_ITEM CSL_CITATION {"citationID":"3STMZ0Vb","properties":{"formattedCitation":"[20]","plainCitation":"[20]","noteIndex":0},"citationItems":[{"id":60,"uris":["http://zotero.org/groups/5251274/items/EY8MMZZH"],"itemData":{"id":60,"type":"article","abstract":"The drive to create thinner, lighter, and more energy efﬁcient devices has resulted in modern SoCs being forced to balance a delicate tradeoff between power consumption, heat dissipation, and execution speed (i.e., frequency). While beneﬁcial, these DVFS mechanisms have also resulted in softwarevisible hybrid side-channels, which use software to probe analog properties of computing devices. Such hybrid attacks are an emerging threat that can bypass countermeasures for traditional microarchitectural side-channel attacks.","language":"en","note":"arXiv:2305.12784 [cs]","number":"arXiv:2305.12784","publisher":"arXiv","source":"arXiv.org","title":"Hot Pixels: Frequency, Power, and Temperature Attacks on GPUs and ARM SoCs","title-short":"Hot Pixels","URL":"http://arxiv.org/abs/2305.12784","author":[{"family":"Taneja","given":"Hritvik"},{"family":"Kim","given":"Jason"},{"family":"Xu","given":"Jie Jeff"},{"family":"Schaik","given":"Stephan","non-dropping-particle":"van"},{"family":"Genkin","given":"Daniel"},{"family":"Yarom","given":"Yuval"}],"accessed":{"date-parts":[["2023",11,6]]},"issued":{"date-parts":[["2023",5,22]]}}}],"schema":"https://github.com/citation-style-language/schema/raw/master/csl-citation.json"} </w:instrText>
      </w:r>
      <w:r>
        <w:fldChar w:fldCharType="separate"/>
      </w:r>
      <w:r w:rsidR="004C2D94" w:rsidRPr="004C2D94">
        <w:t>[20]</w:t>
      </w:r>
      <w:r>
        <w:fldChar w:fldCharType="end"/>
      </w:r>
      <w:r>
        <w:t>.</w:t>
      </w:r>
    </w:p>
    <w:p w14:paraId="5FB57914" w14:textId="77777777" w:rsidR="0064120E" w:rsidRDefault="0064120E" w:rsidP="0064120E"/>
    <w:p w14:paraId="4FF2D12D" w14:textId="5698FF6E" w:rsidR="0064120E" w:rsidRDefault="0064120E" w:rsidP="0064120E">
      <w:pPr>
        <w:jc w:val="start"/>
      </w:pPr>
      <w:r>
        <w:tab/>
      </w:r>
      <w:r w:rsidR="004859C6">
        <w:t>Next</w:t>
      </w:r>
      <w:r>
        <w:t xml:space="preserve">, we will consider one last attack that exploits magnetic emanations that the GPU gives off while under load </w:t>
      </w:r>
      <w:r>
        <w:fldChar w:fldCharType="begin"/>
      </w:r>
      <w:r w:rsidR="008E2DB2">
        <w:instrText xml:space="preserve"> ADDIN ZOTERO_ITEM CSL_CITATION {"citationID":"wS2Brn26","properties":{"formattedCitation":"[21]","plainCitation":"[21]","noteIndex":0},"citationItems":[{"id":46,"uris":["http://zotero.org/groups/5251274/items/D3B52RMX"],"itemData":{"id":46,"type":"article","abstract":"Neural network applications have become popular in both enterprise and personal settings. Network solutions are tuned meticulously for each task, and designs that can robustly resolve queries end up in high demand. As the commercial value of accurate and performant machine learning models increases, so too does the demand to protect neural architectures as conﬁdential investments. We explore the vulnerability of neural networks deployed as black boxes across accelerated hardware through electromagnetic side channels.","language":"en","note":"arXiv:2109.07395 [cs]","number":"arXiv:2109.07395","publisher":"arXiv","source":"arXiv.org","title":"Can one hear the shape of a neural network?: Snooping the GPU via Magnetic Side Channel","title-short":"Can one hear the shape of a neural network?","URL":"http://arxiv.org/abs/2109.07395","author":[{"family":"Maia","given":"Henrique Teles"},{"family":"Xiao","given":"Chang"},{"family":"Li","given":"Dingzeyu"},{"family":"Grinspun","given":"Eitan"},{"family":"Zheng","given":"Changxi"}],"accessed":{"date-parts":[["2023",11,6]]},"issued":{"date-parts":[["2021",9,15]]}}}],"schema":"https://github.com/citation-style-language/schema/raw/master/csl-citation.json"} </w:instrText>
      </w:r>
      <w:r>
        <w:fldChar w:fldCharType="separate"/>
      </w:r>
      <w:r w:rsidR="004C2D94" w:rsidRPr="004C2D94">
        <w:t>[21]</w:t>
      </w:r>
      <w:r>
        <w:fldChar w:fldCharType="end"/>
      </w:r>
      <w:r>
        <w:t>. Maia et al., were able to successfully infer and reconstruct a high-level overview of a neural network topology that the GPU was operating on, as shown in figure 4. These results were achieved with a simple three-dollar induction sensor.</w:t>
      </w:r>
    </w:p>
    <w:p w14:paraId="314F8E2E" w14:textId="77777777" w:rsidR="0064120E" w:rsidRDefault="0064120E" w:rsidP="0064120E">
      <w:pPr>
        <w:jc w:val="start"/>
      </w:pPr>
    </w:p>
    <w:p w14:paraId="540E4497" w14:textId="77777777" w:rsidR="0064120E" w:rsidRDefault="0064120E" w:rsidP="0064120E">
      <w:pPr>
        <w:jc w:val="start"/>
      </w:pPr>
      <w:r w:rsidRPr="008D56E9">
        <w:rPr>
          <w:noProof/>
        </w:rPr>
        <w:drawing>
          <wp:inline distT="0" distB="0" distL="0" distR="0" wp14:anchorId="00EDC00B" wp14:editId="3BED28AF">
            <wp:extent cx="3089910" cy="908685"/>
            <wp:effectExtent l="0" t="0" r="0" b="5715"/>
            <wp:docPr id="1261791011" name="Picture 1261791011" descr="A graph of a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1791011" name="Picture 1" descr="A graph of a graph&#10;&#10;Description automatically generated with medium confidence"/>
                    <pic:cNvPicPr/>
                  </pic:nvPicPr>
                  <pic:blipFill>
                    <a:blip r:embed="rId15"/>
                    <a:stretch>
                      <a:fillRect/>
                    </a:stretch>
                  </pic:blipFill>
                  <pic:spPr>
                    <a:xfrm>
                      <a:off x="0" y="0"/>
                      <a:ext cx="3089910" cy="908685"/>
                    </a:xfrm>
                    <a:prstGeom prst="rect">
                      <a:avLst/>
                    </a:prstGeom>
                  </pic:spPr>
                </pic:pic>
              </a:graphicData>
            </a:graphic>
          </wp:inline>
        </w:drawing>
      </w:r>
    </w:p>
    <w:p w14:paraId="426A3271" w14:textId="4384DA82" w:rsidR="0064120E" w:rsidRDefault="0064120E" w:rsidP="0064120E">
      <w:r>
        <w:t xml:space="preserve">Fig. 4. Leaked magnetic signal. (left) an induction sensor captures a magnetic signal when a CNN is running on the </w:t>
      </w:r>
      <w:r>
        <w:lastRenderedPageBreak/>
        <w:t xml:space="preserve">GPU. Note the strong correlation between the signal and the network steps. Across two steps, the GPU </w:t>
      </w:r>
      <w:r w:rsidR="0025733C">
        <w:t>must</w:t>
      </w:r>
      <w:r>
        <w:t xml:space="preserve"> synchronize, resulting in a sharp drop of the signal level (highlighted by selected red circles). (right) We can accurately classify the network steps and reconstruct the topology, as indicated by the labels under the x-axis. Here we highlight the signal regions associated with convolutions (conv), batch-norm (BN), </w:t>
      </w:r>
      <w:proofErr w:type="spellStart"/>
      <w:r>
        <w:t>Relu</w:t>
      </w:r>
      <w:proofErr w:type="spellEnd"/>
      <w:r>
        <w:t xml:space="preserve"> non-linear activations (</w:t>
      </w:r>
      <w:proofErr w:type="spellStart"/>
      <w:r>
        <w:t>relu</w:t>
      </w:r>
      <w:proofErr w:type="spellEnd"/>
      <w:r>
        <w:t xml:space="preserve">), max-pooling (MP), and adding steps together (add), as shown in </w:t>
      </w:r>
      <w:ins w:id="0" w:author="Microsoft Word" w:date="2023-11-27T18:52:00Z">
        <w:r>
          <w:fldChar w:fldCharType="begin"/>
        </w:r>
      </w:ins>
      <w:r w:rsidR="008E2DB2">
        <w:instrText xml:space="preserve"> ADDIN ZOTERO_ITEM CSL_CITATION {"citationID":"jxjCyIcx","properties":{"formattedCitation":"[21]","plainCitation":"[21]","noteIndex":0},"citationItems":[{"id":46,"uris":["http://zotero.org/groups/5251274/items/D3B52RMX"],"itemData":{"id":46,"type":"article","abstract":"Neural network applications have become popular in both enterprise and personal settings. Network solutions are tuned meticulously for each task, and designs that can robustly resolve queries end up in high demand. As the commercial value of accurate and performant machine learning models increases, so too does the demand to protect neural architectures as conﬁdential investments. We explore the vulnerability of neural networks deployed as black boxes across accelerated hardware through electromagnetic side channels.","language":"en","note":"arXiv:2109.07395 [cs]","number":"arXiv:2109.07395","publisher":"arXiv","source":"arXiv.org","title":"Can one hear the shape of a neural network?: Snooping the GPU via Magnetic Side Channel","title-short":"Can one hear the shape of a neural network?","URL":"http://arxiv.org/abs/2109.07395","author":[{"family":"Maia","given":"Henrique Teles"},{"family":"Xiao","given":"Chang"},{"family":"Li","given":"Dingzeyu"},{"family":"Grinspun","given":"Eitan"},{"family":"Zheng","given":"Changxi"}],"accessed":{"date-parts":[["2023",11,6]]},"issued":{"date-parts":[["2021",9,15]]}}}],"schema":"https://github.com/citation-style-language/schema/raw/master/csl-citation.json"} </w:instrText>
      </w:r>
      <w:ins w:id="1" w:author="Microsoft Word" w:date="2023-11-27T18:52:00Z">
        <w:r>
          <w:fldChar w:fldCharType="separate"/>
        </w:r>
      </w:ins>
      <w:r w:rsidR="004C2D94" w:rsidRPr="004C2D94">
        <w:t>[21]</w:t>
      </w:r>
      <w:ins w:id="2" w:author="Microsoft Word" w:date="2023-11-27T18:52:00Z">
        <w:r>
          <w:fldChar w:fldCharType="end"/>
        </w:r>
      </w:ins>
    </w:p>
    <w:p w14:paraId="7F1DEDDE" w14:textId="77777777" w:rsidR="0064120E" w:rsidRDefault="0064120E" w:rsidP="0064120E"/>
    <w:p w14:paraId="3A3B4F2A" w14:textId="77777777" w:rsidR="0064120E" w:rsidRDefault="0064120E" w:rsidP="00147D6B">
      <w:pPr>
        <w:ind w:firstLine="36pt"/>
        <w:jc w:val="start"/>
      </w:pPr>
      <w:r>
        <w:t>While an explanation of a neural network is outside the scope of this paper, one can use common sense to understand that being able to retroactively recover a neural network’s topology for 3 dollars can be of incredible value, and companies that rely on neural networks for income would want to take steps to protect their revenue source.</w:t>
      </w:r>
    </w:p>
    <w:p w14:paraId="1058DF4B" w14:textId="2A4C9E0F" w:rsidR="0064120E" w:rsidRDefault="00FF4CC6" w:rsidP="0069249E">
      <w:pPr>
        <w:jc w:val="start"/>
      </w:pPr>
      <w:r>
        <w:tab/>
      </w:r>
      <w:r w:rsidR="00B22AED">
        <w:t xml:space="preserve">Now we will discuss </w:t>
      </w:r>
      <w:r w:rsidR="00BA7E30">
        <w:t>a multi-layered attack that combines multiple attacks to</w:t>
      </w:r>
      <w:r w:rsidR="00DF16DA">
        <w:t xml:space="preserve"> retrieve a 16-bit secret key in a GPU-based</w:t>
      </w:r>
      <w:r w:rsidR="00043798">
        <w:t xml:space="preserve"> AES</w:t>
      </w:r>
      <w:r w:rsidR="00DF16DA">
        <w:t xml:space="preserve"> implementation</w:t>
      </w:r>
      <w:r w:rsidR="00043798">
        <w:t xml:space="preserve"> done by </w:t>
      </w:r>
      <w:r w:rsidR="004D0246">
        <w:t xml:space="preserve">Gao et al. </w:t>
      </w:r>
      <w:r w:rsidR="004C28FB">
        <w:fldChar w:fldCharType="begin"/>
      </w:r>
      <w:r w:rsidR="008E2DB2">
        <w:instrText xml:space="preserve"> ADDIN ZOTERO_ITEM CSL_CITATION {"citationID":"ATgM8h4d","properties":{"formattedCitation":"[22]","plainCitation":"[22]","noteIndex":0},"citationItems":[{"id":14,"uris":["http://zotero.org/groups/5251274/items/GTGYN9IK"],"itemData":{"id":14,"type":"paper-conference","abstract":"For computationally-intensive tasks like cryptographic applications, GPU is thought to be an ideal platform due to its parallel computing power. However, some vulnerabilities of GPU have been published due to overﬂow attacks, covertchannel attacks and side-channel attacks. In this work, for the ﬁrst time, we investigate cache-collision attacks on GPU-based AES implementation utilizing Electro-Magnetic (EM) leakages. We construct a much efﬁcient leakage model based on generalized simultaneous cache-collision in multi-threads scenarios, and we mount a key-recovery attack with Differential Electro-Magnetic Analysis (DEMA). Our evaluation results show that the 16-byte secret key of GPU-based AES implementation can be recovered with only 5,000 EM traces, and 600 EM traces are enough when assisted with appropriate key enumeration algorithm (KEA). This work suggests that cache-collision on GPU does give rise to leakages via EM side-channels and it should be considered in the design of secure GPU-based cryptographic implementations.","container-title":"2018 17th IEEE International Conference On Trust, Security And Privacy In Computing And Communications/ 12th IEEE International Conference On Big Data Science And Engineering (TrustCom/BigDataSE)","DOI":"10.1109/TrustCom/BigDataSE.2018.00053","event-place":"New York, NY, USA","event-title":"2018 17th IEEE International Conference On Trust, Security And Privacy In Computing And Communications/ 12th IEEE International Conference On Big Data Science And Engineering (TrustCom/BigDataSE)","ISBN":"978-1-5386-4388-4","language":"en","page":"300-306","publisher":"IEEE","publisher-place":"New York, NY, USA","source":"DOI.org (Crossref)","title":"Cache-Collision Attacks on GPU-Based AES Implementation with Electro-Magnetic Leakages","URL":"https://ieeexplore.ieee.org/document/8455921/","author":[{"family":"Gao","given":"Yiwen"},{"family":"Cheng","given":"Wei"},{"family":"Zhang","given":"Hailong"},{"family":"Zhou","given":"Yongbin"}],"accessed":{"date-parts":[["2023",11,17]]},"issued":{"date-parts":[["2018",8]]}}}],"schema":"https://github.com/citation-style-language/schema/raw/master/csl-citation.json"} </w:instrText>
      </w:r>
      <w:r w:rsidR="004C28FB">
        <w:fldChar w:fldCharType="separate"/>
      </w:r>
      <w:r w:rsidR="004C2D94" w:rsidRPr="004C2D94">
        <w:t>[22]</w:t>
      </w:r>
      <w:r w:rsidR="004C28FB">
        <w:fldChar w:fldCharType="end"/>
      </w:r>
      <w:r w:rsidR="004D0246">
        <w:t>.</w:t>
      </w:r>
      <w:r w:rsidR="00E449AB">
        <w:t xml:space="preserve"> They propose an attack where-in </w:t>
      </w:r>
      <w:r w:rsidR="002B60DC">
        <w:t xml:space="preserve">the hardware is manipulated by cache-collision attacks. </w:t>
      </w:r>
      <w:r w:rsidR="00B17347">
        <w:t xml:space="preserve">The idea is that there is a significant enough </w:t>
      </w:r>
      <w:r w:rsidR="00312766">
        <w:t>difference</w:t>
      </w:r>
      <w:r w:rsidR="00B17347">
        <w:t xml:space="preserve"> in </w:t>
      </w:r>
      <w:r w:rsidR="0079537B">
        <w:t>power</w:t>
      </w:r>
      <w:r w:rsidR="00B17347">
        <w:t xml:space="preserve"> </w:t>
      </w:r>
      <w:r w:rsidR="0079537B">
        <w:t>consumption</w:t>
      </w:r>
      <w:r w:rsidR="00B17347">
        <w:t xml:space="preserve"> when there is a cache </w:t>
      </w:r>
      <w:r w:rsidR="00312766">
        <w:t>collision and when there isn’t</w:t>
      </w:r>
      <w:r w:rsidR="00B27EC7">
        <w:t xml:space="preserve">, and </w:t>
      </w:r>
      <w:r w:rsidR="005341D0">
        <w:t xml:space="preserve">this directly correlates with </w:t>
      </w:r>
      <w:r w:rsidR="00B66115">
        <w:t>the level of electrical emanation which can be recorded.</w:t>
      </w:r>
      <w:r w:rsidR="00DC4744">
        <w:t xml:space="preserve"> </w:t>
      </w:r>
      <w:r w:rsidR="00394540">
        <w:t>Through</w:t>
      </w:r>
      <w:r w:rsidR="00847E18">
        <w:t xml:space="preserve"> multiple traces of </w:t>
      </w:r>
      <w:r w:rsidR="003C7577">
        <w:t>electro</w:t>
      </w:r>
      <w:r w:rsidR="00847E18">
        <w:t xml:space="preserve">-magnetic </w:t>
      </w:r>
      <w:r w:rsidR="003C7577">
        <w:t>leakages,</w:t>
      </w:r>
      <w:r w:rsidR="00847E18">
        <w:t xml:space="preserve"> they were able to </w:t>
      </w:r>
      <w:r w:rsidR="003C7577">
        <w:t>successfully retrieve the 16-bit secret key.</w:t>
      </w:r>
      <w:r w:rsidR="002737E5">
        <w:t xml:space="preserve"> While this </w:t>
      </w:r>
      <w:r w:rsidR="0047218F">
        <w:t>is a very</w:t>
      </w:r>
      <w:r w:rsidR="002737E5">
        <w:t xml:space="preserve"> simplified</w:t>
      </w:r>
      <w:r w:rsidR="003C7577">
        <w:t xml:space="preserve"> explanation of their attack, it shows how novel attacks can </w:t>
      </w:r>
      <w:r w:rsidR="0047218F">
        <w:t>be achieved</w:t>
      </w:r>
      <w:r w:rsidR="003C7577">
        <w:t xml:space="preserve"> through </w:t>
      </w:r>
      <w:r w:rsidR="002315E5">
        <w:t xml:space="preserve">a combination of known techniques. </w:t>
      </w:r>
      <w:r w:rsidR="0047218F">
        <w:t>Specifically,</w:t>
      </w:r>
      <w:r w:rsidR="002315E5">
        <w:t xml:space="preserve"> </w:t>
      </w:r>
      <w:r w:rsidR="0047218F">
        <w:t xml:space="preserve">cache-collision attacks are being used to instigate </w:t>
      </w:r>
      <w:r w:rsidR="00810DC6">
        <w:t xml:space="preserve">indirect measurement of EM leakage via power consumption </w:t>
      </w:r>
      <w:r w:rsidR="00F630BC">
        <w:t>fluctuations</w:t>
      </w:r>
      <w:r w:rsidR="00D70956">
        <w:t>.</w:t>
      </w:r>
      <w:r w:rsidR="0018522A">
        <w:t xml:space="preserve"> This Differential</w:t>
      </w:r>
      <w:r w:rsidR="00AB1332">
        <w:t xml:space="preserve"> Electro-Magnetic Analysis (DEMA)</w:t>
      </w:r>
      <w:r w:rsidR="00C70FF1">
        <w:t xml:space="preserve"> is further bolstered by their use of</w:t>
      </w:r>
      <w:r w:rsidR="00C4456F">
        <w:t xml:space="preserve"> a key enumeration </w:t>
      </w:r>
      <w:r w:rsidR="00F17568">
        <w:t xml:space="preserve">algorithm. In this case the required </w:t>
      </w:r>
      <w:r w:rsidR="006E6AF5">
        <w:t xml:space="preserve">5000 EM traces can be reduced to </w:t>
      </w:r>
      <w:r w:rsidR="00270920">
        <w:t>only</w:t>
      </w:r>
      <w:r w:rsidR="006E6AF5">
        <w:t xml:space="preserve"> 600 EM traces.</w:t>
      </w:r>
    </w:p>
    <w:p w14:paraId="3C7AFC57" w14:textId="0880E132" w:rsidR="0064120E" w:rsidRDefault="0064120E" w:rsidP="0064120E">
      <w:pPr>
        <w:jc w:val="start"/>
      </w:pPr>
      <w:r>
        <w:tab/>
      </w:r>
      <w:r w:rsidR="00F46C56">
        <w:t>T</w:t>
      </w:r>
      <w:r>
        <w:t xml:space="preserve">he importance of ensuring the reliability of Deep Neural Networks (DNNs) in safety-critical systems, particularly </w:t>
      </w:r>
      <w:r w:rsidR="000C7265">
        <w:t xml:space="preserve">when </w:t>
      </w:r>
      <w:r>
        <w:t xml:space="preserve">addressing the impact of soft </w:t>
      </w:r>
      <w:r w:rsidR="000C7265">
        <w:t>errors,</w:t>
      </w:r>
      <w:r w:rsidR="009C11F6">
        <w:t xml:space="preserve"> cannot be understated</w:t>
      </w:r>
      <w:r>
        <w:t xml:space="preserve">. It's important to identify the vulnerable instructions in DNN models to avoid the performance degradation associated with full instruction duplication. What should be used to pinpoint an issue like this would be the Instruction Vulnerability Factor to see the most vulnerable instructions in models. </w:t>
      </w:r>
      <w:r w:rsidR="00DA0497">
        <w:t>Certain</w:t>
      </w:r>
      <w:r>
        <w:t xml:space="preserve"> research demonstrates the precision of determining vulnerable instructions and highlights that are in certain models is more sensitive to changes caused by soft errors compared to others</w:t>
      </w:r>
      <w:r w:rsidR="007E4B76">
        <w:t xml:space="preserve"> </w:t>
      </w:r>
      <w:r w:rsidR="00DF3E25">
        <w:fldChar w:fldCharType="begin"/>
      </w:r>
      <w:r w:rsidR="008E2DB2">
        <w:instrText xml:space="preserve"> ADDIN ZOTERO_ITEM CSL_CITATION {"citationID":"PmEUFoIk","properties":{"formattedCitation":"[23]","plainCitation":"[23]","noteIndex":0},"citationItems":[{"id":5,"uris":["http://zotero.org/groups/5251274/items/4PG5Q4WB"],"itemData":{"id":5,"type":"article-journal","abstract":"Deep Neural Networks (DNNs) used in safety­critical systems cannot compromise their performance due to reliability issues. In particular, soft errors are the worst. Selective software­based protection solutions are among the best techniques to improve the reliability of DNNs efficiently. However, their most significant challenge is precisely hardening portions of the DNN model to avoid performance degradation. In this work, we propose a comprehensive methodology to analyze the reliability of object detection and classification algorithms run on GPUs from the lowest (instruction) evaluation level. The ultimate goal is to avoid the performance penalty of full instruction duplication by confidently identifying the vulnerable instructions. For this purpose, we propose a technique, Instruction Vulnerability Factor (IVF). By applying our methodology on ResNet and YOLO models, we demonstrate that both models’ most vulnerable instructions can be precisely determined. Moreover, we show that YOLO is more sensitive to the changes caused by soft errors than ResNet. Also, ResNet depends on the input image in its reliability, while YOLO tends to be independent.","container-title":"WSEAS TRANSACTIONS ON SYSTEMS AND CONTROL","DOI":"10.37394/23203.2020.15.70","ISSN":"1991-8763","language":"en","page":"699-708","source":"DOI.org (Crossref)","title":"Analyzing the Impact of Soft Errors in Deep Neural Networks on GPUsfrom Instruction Level","volume":"15","author":[{"family":"Younis","given":"Ibrahim"},{"family":"Liu","given":"Junyang"},{"family":"Yang","given":"Xuanxuan"},{"family":"Sha","given":"Hongwei"},{"family":"Li","given":"Peng"},{"family":"Wang","given":"Haibin"}],"issued":{"date-parts":[["2020",12,8]]}}}],"schema":"https://github.com/citation-style-language/schema/raw/master/csl-citation.json"} </w:instrText>
      </w:r>
      <w:r w:rsidR="00DF3E25">
        <w:fldChar w:fldCharType="separate"/>
      </w:r>
      <w:r w:rsidR="004C2D94" w:rsidRPr="004C2D94">
        <w:t>[23]</w:t>
      </w:r>
      <w:r w:rsidR="00DF3E25">
        <w:fldChar w:fldCharType="end"/>
      </w:r>
      <w:r w:rsidR="000C7265">
        <w:t>.</w:t>
      </w:r>
      <w:r>
        <w:t xml:space="preserve"> </w:t>
      </w:r>
      <w:r w:rsidR="001F697A">
        <w:t>T</w:t>
      </w:r>
      <w:r>
        <w:t>he need for high reliability in DNNs is critical especially now in healthcare applications, where even minor errors can have seve</w:t>
      </w:r>
      <w:r w:rsidR="00711039">
        <w:t>re</w:t>
      </w:r>
      <w:r>
        <w:t xml:space="preserve"> consequences. As DNN models often rely on GPUs for computation, the impact of soft errors is a concern. Through the application of mitigation strategy, it has been shown through this strategy that it reduces the vulnerability of instructions from 4.42% to 0.14% of injected faults </w:t>
      </w:r>
      <w:r w:rsidR="00E51A7D">
        <w:fldChar w:fldCharType="begin"/>
      </w:r>
      <w:r w:rsidR="008E2DB2">
        <w:instrText xml:space="preserve"> ADDIN ZOTERO_ITEM CSL_CITATION {"citationID":"B9jbTR2L","properties":{"formattedCitation":"[24]","plainCitation":"[24]","noteIndex":0},"citationItems":[{"id":54,"uris":["http://zotero.org/groups/5251274/items/P2I6XYT8"],"itemData":{"id":54,"type":"article-journal","abstract":"Recently, deep neural networks (DNNs) have been increasingly deployed in various healthcare applications, which are considered safety-critical applications. Thus, the reliability of these DNN models should be remarkably high, because even a small error in healthcare applications can lead to injury or death. Due to the high computations of the DNN models, DNNs are often executed on the graphics processing units (GPUs). However, the GPUs have been reportedly impacted by soft errors, which are extremely serious issues in the healthcare applications. In this paper, we show how the fault injection can provide a deeper understanding of DenseNet201 model instructions vulnerability on the GPU. Then, we analyze vulnerable instructions of the DenseNet201 on the GPU. Our results show that the most significant vulnerable instructions against soft errors PR, STORE, FADD, FFMA, SETP and LD can be reduced from 4.42% to 0.14% of injected faults, after we applied our mitigation strategy.","container-title":"International Journal of Electrical and Computer Engineering (IJECE)","DOI":"10.11591/ijece.v11i5.pp4481-4488","ISSN":"2722-2578","issue":"5","language":"en-US","license":"Copyright (c) 2021 Institute of Advanced Engineering and Science","note":"number: 5","page":"4481-4488","source":"ijece.iaescore.com","title":"Analyzing the instructions vulnerability of dense convolutional network on GPUS","volume":"11","author":[{"family":"Adam","given":"Khalid"},{"family":"Mohd","given":"Izzeldin I."},{"family":"Ibrahim","given":"Younis"}],"issued":{"date-parts":[["2021",10,1]]}}}],"schema":"https://github.com/citation-style-language/schema/raw/master/csl-citation.json"} </w:instrText>
      </w:r>
      <w:r w:rsidR="00E51A7D">
        <w:fldChar w:fldCharType="separate"/>
      </w:r>
      <w:r w:rsidR="004C2D94" w:rsidRPr="004C2D94">
        <w:t>[24]</w:t>
      </w:r>
      <w:r w:rsidR="00E51A7D">
        <w:fldChar w:fldCharType="end"/>
      </w:r>
      <w:r w:rsidR="00A7347A">
        <w:t xml:space="preserve">. </w:t>
      </w:r>
      <w:r w:rsidR="00043B49">
        <w:t xml:space="preserve">What can be brought into discussion is </w:t>
      </w:r>
      <w:r w:rsidR="00AB5090">
        <w:t xml:space="preserve">machine learning-based prediction frameworks </w:t>
      </w:r>
      <w:r w:rsidR="0059752E">
        <w:t>for soft errors</w:t>
      </w:r>
      <w:r w:rsidR="007F3058">
        <w:t xml:space="preserve"> </w:t>
      </w:r>
      <w:r w:rsidR="0059752E">
        <w:fldChar w:fldCharType="begin"/>
      </w:r>
      <w:r w:rsidR="008E2DB2">
        <w:instrText xml:space="preserve"> ADDIN ZOTERO_ITEM CSL_CITATION {"citationID":"7bcQwHFA","properties":{"formattedCitation":"[25]","plainCitation":"[25]","noteIndex":0},"citationItems":[{"id":4,"uris":["http://zotero.org/groups/5251274/items/57R742GE"],"itemData":{"id":4,"type":"article-journal","abstract":"As graphics processing units (GPUs) evolve to offer high performance for general-purpose computations in addition to inherently fault-tolerant graphics applications, soft error reliability becomes a significant concern. Fault injection provides a method of evaluating the soft error vulnerability of target programs. Since performing fault injection experiments for complex GPU hardware structures takes impractical times, the prediction-based techniques to evaluate the soft error vulnerability of general-purpose GPU (GPGPU) programs based on metrics from different domains get crucial for both HPC developers and GPU vendors. In this work, we propose machine learning (ML)-based prediction frameworks for the soft error vulnerability evaluation of GPGPU programs. We consider program characteristics, hardware usage and performance metrics collected from the simulation and the profiling tools. While we utilize regression models to predict the masked fault rates, we build classification models to specify the vulnerability level of the GPGPU programs based on their silent data corruption (SDC) and crash rates. Our prediction models achieve maximum prediction accuracy rates of 95.9, 88.46, and 85.7% for masked fault rates, SDCs, and crashes, respectively.","container-title":"The Journal of Supercomputing","DOI":"10.1007/s11227-022-04933-2","ISSN":"1573-0484","issue":"6","journalAbbreviation":"J Supercomput","language":"en","page":"6965-6990","source":"Springer Link","title":"Soft error vulnerability prediction of GPGPU applications","volume":"79","author":[{"family":"Topçu","given":"Burak"},{"family":"Öz","given":"Işıl"}],"issued":{"date-parts":[["2023",4,1]]}}}],"schema":"https://github.com/citation-style-language/schema/raw/master/csl-citation.json"} </w:instrText>
      </w:r>
      <w:r w:rsidR="0059752E">
        <w:fldChar w:fldCharType="separate"/>
      </w:r>
      <w:r w:rsidR="004C2D94" w:rsidRPr="004C2D94">
        <w:t>[25]</w:t>
      </w:r>
      <w:r w:rsidR="0059752E">
        <w:fldChar w:fldCharType="end"/>
      </w:r>
      <w:r w:rsidR="007F3058">
        <w:t>.</w:t>
      </w:r>
    </w:p>
    <w:p w14:paraId="552F6301" w14:textId="6CD496CA" w:rsidR="0064120E" w:rsidRDefault="007F3058" w:rsidP="007F3058">
      <w:pPr>
        <w:ind w:firstLine="36pt"/>
        <w:jc w:val="start"/>
      </w:pPr>
      <w:r>
        <w:t xml:space="preserve">In addition, </w:t>
      </w:r>
      <w:r w:rsidR="0064120E">
        <w:t>w</w:t>
      </w:r>
      <w:r>
        <w:t>hen</w:t>
      </w:r>
      <w:r w:rsidR="0064120E">
        <w:t xml:space="preserve"> </w:t>
      </w:r>
      <w:r>
        <w:t>considering</w:t>
      </w:r>
      <w:r w:rsidR="0064120E">
        <w:t xml:space="preserve"> Dynamic Voltage and Frequency Scaling (DVFS) mechanisms, </w:t>
      </w:r>
      <w:r w:rsidR="00D446D5">
        <w:t>the advantages they present must be compared with danger of the</w:t>
      </w:r>
      <w:r w:rsidR="0064120E">
        <w:t xml:space="preserve"> software-visible hybrid side channels attacks</w:t>
      </w:r>
      <w:r w:rsidR="00D446D5">
        <w:t xml:space="preserve"> they allow</w:t>
      </w:r>
      <w:r w:rsidR="0064120E">
        <w:t xml:space="preserve">. The </w:t>
      </w:r>
      <w:r w:rsidR="0064120E">
        <w:t>challenges these hybrid side channels can have and the potential impact on security can be big</w:t>
      </w:r>
      <w:r w:rsidR="00D446D5">
        <w:t xml:space="preserve"> </w:t>
      </w:r>
      <w:r w:rsidR="0064120E">
        <w:fldChar w:fldCharType="begin"/>
      </w:r>
      <w:r w:rsidR="008E2DB2">
        <w:instrText xml:space="preserve"> ADDIN ZOTERO_ITEM CSL_CITATION {"citationID":"t7tBX0P1","properties":{"formattedCitation":"[26]","plainCitation":"[26]","noteIndex":0},"citationItems":[{"id":71,"uris":["http://zotero.org/groups/5251274/items/QAUWFHBF"],"itemData":{"id":71,"type":"paper-conference","abstract":"As the popularity of graphics processing units (GPUs) grows rapidly in recent years, it becomes very critical to study and understand the security implications imposed by them. In this paper, we show that modern GPUs can “broadcast” sensitive information over the air to make a number of attacks practical. Speciﬁcally, we present a new electromagnetic (EM) side-channel vulnerability that we have discovered in many GPUs of both NVIDIA and AMD. We show that this vulnerability can be exploited to mount realistic attacks through two case studies, which are website ﬁngerprinting and keystroke timing inference attacks. Our investigation recognizes the commonly used dynamic voltage and frequency scaling (DVFS) feature in GPU as the root cause of this vulnerability. Nevertheless, we also show that simply disabling DVFS may not be an effective countermeasure since it will introduce another highly exploitable EM side-channel vulnerability. To the best of our knowledge, this is the ﬁrst work that studies realistic physical side-channel attacks on non-shared GPUs at a distance.","container-title":"2022 IEEE Symposium on Security and Privacy (SP)","DOI":"10.1109/SP46214.2022.9833773","event-place":"San Francisco, CA, USA","event-title":"2022 IEEE Symposium on Security and Privacy (SP)","ISBN":"978-1-66541-316-9","language":"en","page":"1440-1457","publisher":"IEEE","publisher-place":"San Francisco, CA, USA","source":"DOI.org (Crossref)","title":"Graphics Peeping Unit: Exploiting EM Side-Channel Information of GPUs to Eavesdrop on Your Neighbors","title-short":"Graphics Peeping Unit","URL":"https://ieeexplore.ieee.org/document/9833773/","author":[{"family":"Zhan","given":"Zihao"},{"family":"Zhang","given":"Zhenkai"},{"family":"Liang","given":"Sisheng"},{"family":"Yao","given":"Fan"},{"family":"Koutsoukos","given":"Xenofon"}],"accessed":{"date-parts":[["2023",11,6]]},"issued":{"date-parts":[["2022",5]]}}}],"schema":"https://github.com/citation-style-language/schema/raw/master/csl-citation.json"} </w:instrText>
      </w:r>
      <w:r w:rsidR="0064120E">
        <w:fldChar w:fldCharType="separate"/>
      </w:r>
      <w:r w:rsidR="004C2D94" w:rsidRPr="004C2D94">
        <w:t>[26]</w:t>
      </w:r>
      <w:r w:rsidR="0064120E">
        <w:fldChar w:fldCharType="end"/>
      </w:r>
      <w:r w:rsidR="00D446D5">
        <w:t>.</w:t>
      </w:r>
    </w:p>
    <w:p w14:paraId="15F60F8F" w14:textId="5A4A0ADF" w:rsidR="0064120E" w:rsidRDefault="0064120E" w:rsidP="001801DE">
      <w:pPr>
        <w:ind w:firstLine="36pt"/>
        <w:jc w:val="start"/>
      </w:pPr>
      <w:r>
        <w:t xml:space="preserve">As presented in </w:t>
      </w:r>
      <w:r w:rsidR="001801DE">
        <w:t>above</w:t>
      </w:r>
      <w:r>
        <w:t xml:space="preserve"> </w:t>
      </w:r>
      <w:r w:rsidR="00D446D5">
        <w:t>examples</w:t>
      </w:r>
      <w:r>
        <w:t xml:space="preserve"> of GPUs such as NVIDIA and AMD, there reveals to be a novel electromagnetic side-channel vulnerability. Some practical attack scenarios,</w:t>
      </w:r>
      <w:r w:rsidR="00655D03">
        <w:t xml:space="preserve"> such as</w:t>
      </w:r>
      <w:r>
        <w:t xml:space="preserve"> website fingering printing and keystroke timing inference attacks </w:t>
      </w:r>
      <w:r w:rsidR="005C485E">
        <w:t xml:space="preserve">exploit this </w:t>
      </w:r>
      <w:r>
        <w:t xml:space="preserve">vulnerability. This shows the root cause </w:t>
      </w:r>
      <w:r w:rsidR="00695B4E">
        <w:t>of</w:t>
      </w:r>
      <w:r>
        <w:t xml:space="preserve"> the widely used DVFS feature in GPUs. But disabling DVFS alon</w:t>
      </w:r>
      <w:r w:rsidR="00695B4E">
        <w:t>e</w:t>
      </w:r>
      <w:r>
        <w:t xml:space="preserve"> proves ineffective as it introduces another exploitable electromagnetic side-channel vulnerability</w:t>
      </w:r>
      <w:r w:rsidR="00B772BF">
        <w:t xml:space="preserve"> </w:t>
      </w:r>
      <w:r>
        <w:fldChar w:fldCharType="begin"/>
      </w:r>
      <w:r w:rsidR="008E2DB2">
        <w:instrText xml:space="preserve"> ADDIN ZOTERO_ITEM CSL_CITATION {"citationID":"rTq7GjzW","properties":{"formattedCitation":"[26]","plainCitation":"[26]","noteIndex":0},"citationItems":[{"id":71,"uris":["http://zotero.org/groups/5251274/items/QAUWFHBF"],"itemData":{"id":71,"type":"paper-conference","abstract":"As the popularity of graphics processing units (GPUs) grows rapidly in recent years, it becomes very critical to study and understand the security implications imposed by them. In this paper, we show that modern GPUs can “broadcast” sensitive information over the air to make a number of attacks practical. Speciﬁcally, we present a new electromagnetic (EM) side-channel vulnerability that we have discovered in many GPUs of both NVIDIA and AMD. We show that this vulnerability can be exploited to mount realistic attacks through two case studies, which are website ﬁngerprinting and keystroke timing inference attacks. Our investigation recognizes the commonly used dynamic voltage and frequency scaling (DVFS) feature in GPU as the root cause of this vulnerability. Nevertheless, we also show that simply disabling DVFS may not be an effective countermeasure since it will introduce another highly exploitable EM side-channel vulnerability. To the best of our knowledge, this is the ﬁrst work that studies realistic physical side-channel attacks on non-shared GPUs at a distance.","container-title":"2022 IEEE Symposium on Security and Privacy (SP)","DOI":"10.1109/SP46214.2022.9833773","event-place":"San Francisco, CA, USA","event-title":"2022 IEEE Symposium on Security and Privacy (SP)","ISBN":"978-1-66541-316-9","language":"en","page":"1440-1457","publisher":"IEEE","publisher-place":"San Francisco, CA, USA","source":"DOI.org (Crossref)","title":"Graphics Peeping Unit: Exploiting EM Side-Channel Information of GPUs to Eavesdrop on Your Neighbors","title-short":"Graphics Peeping Unit","URL":"https://ieeexplore.ieee.org/document/9833773/","author":[{"family":"Zhan","given":"Zihao"},{"family":"Zhang","given":"Zhenkai"},{"family":"Liang","given":"Sisheng"},{"family":"Yao","given":"Fan"},{"family":"Koutsoukos","given":"Xenofon"}],"accessed":{"date-parts":[["2023",11,6]]},"issued":{"date-parts":[["2022",5]]}}}],"schema":"https://github.com/citation-style-language/schema/raw/master/csl-citation.json"} </w:instrText>
      </w:r>
      <w:r>
        <w:fldChar w:fldCharType="separate"/>
      </w:r>
      <w:r w:rsidR="004C2D94" w:rsidRPr="004C2D94">
        <w:t>[26]</w:t>
      </w:r>
      <w:r>
        <w:fldChar w:fldCharType="end"/>
      </w:r>
      <w:r w:rsidR="00B772BF">
        <w:t>.</w:t>
      </w:r>
    </w:p>
    <w:p w14:paraId="1BBF8D89" w14:textId="50A04DB7" w:rsidR="0064120E" w:rsidRDefault="0064120E" w:rsidP="00B772BF">
      <w:pPr>
        <w:ind w:firstLine="36pt"/>
        <w:jc w:val="start"/>
      </w:pPr>
      <w:r>
        <w:t xml:space="preserve">What also can be looked </w:t>
      </w:r>
      <w:r w:rsidR="00B772BF">
        <w:t xml:space="preserve">at </w:t>
      </w:r>
      <w:r>
        <w:t>is the pretrained models in transfer learning, particularly focusing on the fine-tuning process and presenting the security vulnerabilities in transfer-earned models and introduc</w:t>
      </w:r>
      <w:r w:rsidR="00267DC2">
        <w:t>ing</w:t>
      </w:r>
      <w:r>
        <w:t xml:space="preserve"> a novel two-level model extraction attack. Part of this attack </w:t>
      </w:r>
      <w:r w:rsidR="007003A3">
        <w:t>involves</w:t>
      </w:r>
      <w:r>
        <w:t xml:space="preserve"> identifying the pre-trained model of a transfer-model through model fingerprinting off-the-shelf GPUs </w:t>
      </w:r>
      <w:r>
        <w:fldChar w:fldCharType="begin"/>
      </w:r>
      <w:r w:rsidR="008E2DB2">
        <w:instrText xml:space="preserve"> ADDIN ZOTERO_ITEM CSL_CITATION {"citationID":"1yjYQF1X","properties":{"formattedCitation":"[27]","plainCitation":"[27]","noteIndex":0},"citationItems":[{"id":21,"uris":["http://zotero.org/groups/5251274/items/ITH5TNS9"],"itemData":{"id":21,"type":"paper-conference","abstract":"With the growing burden of training deep learning models with huge datasets, transfer learning has been widely adopted (e.g., Transformers like BERT, GPT). Transfer learning significantly reduces the time and effort of model training. However, the security impact of using shared pre-trained models has not been evaluated. In this paper, we provide in-depth characterizations of the fine-tuning process and reveal the security vulnerabilities of transfer-learned models. Then, we show a novel two-level model extraction attack; 1) identifying the pre-trained model of a victim transfer-learned model through model fingerprint collected from off-the-shelf GPUs and 2) extracting the entire weights of the victim black-box model based on the hints in the pre-trained model. The extracted model shows almost alike prediction accuracy with over 94% matching prediction outputs with the victim model. The two-level model extraction enables large model weight extraction that is considered as challenging if not impossible through significantly reduced extraction effort.","container-title":"2023 IEEE International Symposium on Workload Characterization (IISWC)","DOI":"10.1109/IISWC59245.2023.00028","event-title":"2023 IEEE International Symposium on Workload Characterization (IISWC)","note":"ISSN: 2835-2238","page":"128-139","source":"IEEE Xplore","title":"Decepticon: Attacking Secrets of Transformers","title-short":"Decepticon","URL":"https://ieeexplore.ieee.org/document/10289405?arnumber=10289405","author":[{"family":"Rafi","given":"Mujahid Al"},{"family":"Feng","given":"Yuan"},{"family":"Yao","given":"Fan"},{"family":"Tang","given":"Meng"},{"family":"Jeon","given":"Hyeran"}],"accessed":{"date-parts":[["2023",11,17]]},"issued":{"date-parts":[["2023",10]]}}}],"schema":"https://github.com/citation-style-language/schema/raw/master/csl-citation.json"} </w:instrText>
      </w:r>
      <w:r>
        <w:fldChar w:fldCharType="separate"/>
      </w:r>
      <w:r w:rsidR="004C2D94" w:rsidRPr="004C2D94">
        <w:t>[27]</w:t>
      </w:r>
      <w:r>
        <w:fldChar w:fldCharType="end"/>
      </w:r>
      <w:r w:rsidR="00921A0C">
        <w:t>.</w:t>
      </w:r>
    </w:p>
    <w:p w14:paraId="1EA5772B" w14:textId="4BB3E9E5" w:rsidR="0064120E" w:rsidRDefault="0064120E" w:rsidP="0064120E">
      <w:pPr>
        <w:jc w:val="start"/>
      </w:pPr>
      <w:r>
        <w:t>What has also been examined is the comprehensive review of side-channel attacks specific to digital agriculture. Securing the digital agriculture should be in the discussion of addressing these challenges in the future</w:t>
      </w:r>
      <w:r>
        <w:fldChar w:fldCharType="begin"/>
      </w:r>
      <w:r w:rsidR="008E2DB2">
        <w:instrText xml:space="preserve"> ADDIN ZOTERO_ITEM CSL_CITATION {"citationID":"O694CGZB","properties":{"formattedCitation":"[28]","plainCitation":"[28]","noteIndex":0},"citationItems":[{"id":11,"uris":["http://zotero.org/groups/5251274/items/RIEFT5WM"],"itemData":{"id":11,"type":"article-journal","abstract":"The invention of smart low-power devices and ubiquitous Internet connectivity have facilitated the shift of many labour-intensive jobs into the digital domain. The shortage of skilled workforce and the growing food demand have led the agriculture sector to adapt to the digital transformation. Smart sensors and systems are used to monitor crops, plants, the environment, water, soil moisture, and diseases. The transformation to digital agriculture would improve the quality and quantity of food for the ever-increasing human population. This paper discusses the security threats and vulnerabilities to digital agriculture, which are overlooked in other published articles. It also provides a comprehensive review of the side-channel attacks (SCA) speciﬁc to digital agriculture, which have not been explored previously. The paper also discusses the open research challenges and future directions.","container-title":"Sensors","DOI":"10.3390/s22093520","ISSN":"1424-8220","issue":"9","journalAbbreviation":"Sensors","language":"en","page":"3520","source":"DOI.org (Crossref)","title":"Cyber-Security Threats and Side-Channel Attacks for Digital Agriculture","volume":"22","author":[{"family":"Alahmadi","given":"Adel N."},{"family":"Rehman","given":"Saeed Ur"},{"family":"Alhazmi","given":"Husain S."},{"family":"Glynn","given":"David G."},{"family":"Shoaib","given":"Hatoon"},{"family":"Solé","given":"Patrick"}],"issued":{"date-parts":[["2022",5,5]]}}}],"schema":"https://github.com/citation-style-language/schema/raw/master/csl-citation.json"} </w:instrText>
      </w:r>
      <w:r>
        <w:fldChar w:fldCharType="separate"/>
      </w:r>
      <w:r w:rsidR="004C2D94" w:rsidRPr="004C2D94">
        <w:t>[28]</w:t>
      </w:r>
      <w:r>
        <w:fldChar w:fldCharType="end"/>
      </w:r>
      <w:r w:rsidR="001B2E24">
        <w:t>.</w:t>
      </w:r>
    </w:p>
    <w:p w14:paraId="7AE081AB" w14:textId="4FE20D20" w:rsidR="0036320F" w:rsidRDefault="004C2E84" w:rsidP="0064120E">
      <w:pPr>
        <w:jc w:val="start"/>
      </w:pPr>
      <w:r>
        <w:t xml:space="preserve">There has been shown to be vulnerabilities </w:t>
      </w:r>
      <w:r w:rsidR="00222780">
        <w:t>of GPU- based AES implementation to cache-</w:t>
      </w:r>
      <w:r w:rsidR="001B2E24">
        <w:t>collision</w:t>
      </w:r>
      <w:r w:rsidR="00222780">
        <w:t xml:space="preserve"> attacks, specifically utilizing electro-magne</w:t>
      </w:r>
      <w:r w:rsidR="00A408D3">
        <w:t>tic leakages</w:t>
      </w:r>
      <w:r w:rsidR="004546AF">
        <w:t xml:space="preserve">. This </w:t>
      </w:r>
      <w:r w:rsidR="001557B0">
        <w:t xml:space="preserve">is found in an </w:t>
      </w:r>
      <w:r w:rsidR="001B2E24">
        <w:t>efficient</w:t>
      </w:r>
      <w:r w:rsidR="001557B0">
        <w:t xml:space="preserve"> leakage model based on simultaneous cache-</w:t>
      </w:r>
      <w:r w:rsidR="001B2E24">
        <w:t>collision</w:t>
      </w:r>
      <w:r w:rsidR="001557B0">
        <w:t xml:space="preserve"> in multi-thread scenarios and empl</w:t>
      </w:r>
      <w:r w:rsidR="00830E24">
        <w:t>oys a Differential Electro-</w:t>
      </w:r>
      <w:r w:rsidR="00927F70">
        <w:t>Magnetic</w:t>
      </w:r>
      <w:r w:rsidR="00830E24">
        <w:t xml:space="preserve"> Analysis for key recovery</w:t>
      </w:r>
      <w:r w:rsidR="00927F70">
        <w:t>.</w:t>
      </w:r>
      <w:r w:rsidR="00DE76B1">
        <w:t xml:space="preserve"> It</w:t>
      </w:r>
      <w:r w:rsidR="00A90898">
        <w:t xml:space="preserve"> was found that with as few as 5,000 EM traces, the 16-byte secret key of GPU-based AES can be successfully </w:t>
      </w:r>
      <w:r w:rsidR="00277D09">
        <w:t>recovered. Additionally, when assisted by an appro</w:t>
      </w:r>
      <w:r w:rsidR="0084369D">
        <w:t xml:space="preserve">priate key enumeration algorithm, a mere 600 </w:t>
      </w:r>
      <w:r w:rsidR="00944A51">
        <w:t>EM</w:t>
      </w:r>
      <w:r w:rsidR="0084369D">
        <w:t xml:space="preserve"> traces are sufficient for key re</w:t>
      </w:r>
      <w:r w:rsidR="00944A51">
        <w:t>covery</w:t>
      </w:r>
      <w:r w:rsidR="00F052E2">
        <w:t xml:space="preserve"> </w:t>
      </w:r>
      <w:r w:rsidR="00E223B5">
        <w:fldChar w:fldCharType="begin"/>
      </w:r>
      <w:r w:rsidR="008E2DB2">
        <w:instrText xml:space="preserve"> ADDIN ZOTERO_ITEM CSL_CITATION {"citationID":"c5rVFxY2","properties":{"formattedCitation":"[22]","plainCitation":"[22]","noteIndex":0},"citationItems":[{"id":14,"uris":["http://zotero.org/groups/5251274/items/GTGYN9IK"],"itemData":{"id":14,"type":"paper-conference","abstract":"For computationally-intensive tasks like cryptographic applications, GPU is thought to be an ideal platform due to its parallel computing power. However, some vulnerabilities of GPU have been published due to overﬂow attacks, covertchannel attacks and side-channel attacks. In this work, for the ﬁrst time, we investigate cache-collision attacks on GPU-based AES implementation utilizing Electro-Magnetic (EM) leakages. We construct a much efﬁcient leakage model based on generalized simultaneous cache-collision in multi-threads scenarios, and we mount a key-recovery attack with Differential Electro-Magnetic Analysis (DEMA). Our evaluation results show that the 16-byte secret key of GPU-based AES implementation can be recovered with only 5,000 EM traces, and 600 EM traces are enough when assisted with appropriate key enumeration algorithm (KEA). This work suggests that cache-collision on GPU does give rise to leakages via EM side-channels and it should be considered in the design of secure GPU-based cryptographic implementations.","container-title":"2018 17th IEEE International Conference On Trust, Security And Privacy In Computing And Communications/ 12th IEEE International Conference On Big Data Science And Engineering (TrustCom/BigDataSE)","DOI":"10.1109/TrustCom/BigDataSE.2018.00053","event-place":"New York, NY, USA","event-title":"2018 17th IEEE International Conference On Trust, Security And Privacy In Computing And Communications/ 12th IEEE International Conference On Big Data Science And Engineering (TrustCom/BigDataSE)","ISBN":"978-1-5386-4388-4","language":"en","page":"300-306","publisher":"IEEE","publisher-place":"New York, NY, USA","source":"DOI.org (Crossref)","title":"Cache-Collision Attacks on GPU-Based AES Implementation with Electro-Magnetic Leakages","URL":"https://ieeexplore.ieee.org/document/8455921/","author":[{"family":"Gao","given":"Yiwen"},{"family":"Cheng","given":"Wei"},{"family":"Zhang","given":"Hailong"},{"family":"Zhou","given":"Yongbin"}],"accessed":{"date-parts":[["2023",11,17]]},"issued":{"date-parts":[["2018",8]]}}}],"schema":"https://github.com/citation-style-language/schema/raw/master/csl-citation.json"} </w:instrText>
      </w:r>
      <w:r w:rsidR="00E223B5">
        <w:fldChar w:fldCharType="separate"/>
      </w:r>
      <w:r w:rsidR="004C2D94" w:rsidRPr="004C2D94">
        <w:t>[22]</w:t>
      </w:r>
      <w:r w:rsidR="00E223B5">
        <w:fldChar w:fldCharType="end"/>
      </w:r>
      <w:r w:rsidR="00F052E2">
        <w:t>.</w:t>
      </w:r>
    </w:p>
    <w:p w14:paraId="38268999" w14:textId="5F776139" w:rsidR="00C043E8" w:rsidRDefault="004B45A2" w:rsidP="0069249E">
      <w:pPr>
        <w:ind w:firstLine="36pt"/>
        <w:jc w:val="start"/>
      </w:pPr>
      <w:r>
        <w:t xml:space="preserve">There has also been found a side-channel </w:t>
      </w:r>
      <w:r w:rsidR="00F052E2">
        <w:t>attack</w:t>
      </w:r>
      <w:r>
        <w:t xml:space="preserve"> called GLINT</w:t>
      </w:r>
      <w:r w:rsidR="00F052E2">
        <w:t xml:space="preserve"> </w:t>
      </w:r>
      <w:r>
        <w:t>(Geo-location</w:t>
      </w:r>
      <w:r w:rsidR="00A314A1">
        <w:t xml:space="preserve"> Inference Attack) focused on the WebGL framework. It leverages a lightweight browser extension to measure the time taken for rendering frames on popular </w:t>
      </w:r>
      <w:r w:rsidR="005C0744">
        <w:t>map websites like Google maps.</w:t>
      </w:r>
      <w:r w:rsidR="009119D8">
        <w:t xml:space="preserve"> The attack measures time series data related to rendering frames and utilizes an online segmentation algorithm for streaming data</w:t>
      </w:r>
      <w:r w:rsidR="00E76054">
        <w:t>, coupled with dynamic time warping and k-nearest neighbors algorithms to infer geo-location privacy</w:t>
      </w:r>
      <w:r w:rsidR="00164C14">
        <w:t xml:space="preserve">, such as specific location searches by users </w:t>
      </w:r>
      <w:r w:rsidR="000747CF">
        <w:fldChar w:fldCharType="begin"/>
      </w:r>
      <w:r w:rsidR="008E2DB2">
        <w:instrText xml:space="preserve"> ADDIN ZOTERO_ITEM CSL_CITATION {"citationID":"xriDfkXF","properties":{"formattedCitation":"[29]","plainCitation":"[29]","noteIndex":0},"citationItems":[{"id":16,"uris":["http://zotero.org/groups/5251274/items/687Z2EEK"],"itemData":{"id":16,"type":"article-journal","abstract":"In the past few years, graphics processing units (GPUs) have become an indispensable part of modern computer systems, not only for graphics rendering but also for intensive parallel computing. Given that many tasks running on GPUs contain sensitive information, security concerns have been raised, especially about potential GPU information leakage. Previous works have shown such concerns by showing that attackers can use GPU memory allocations or performance counters to measure victim side effects. However, such an attack has a critical drawback that it requires a victim to install desktop applications or mobile apps yielding it uneasy to be deployed in the real world. In this paper, we solve this drawback by proposing a novel GPU-based side-channel Geo-Privacy inference attack on the WebGL framework, namely, GLINT (stands for Geo-Location Inference Attack). GLINT merely utilizes a lightweight browser extension to measure the time elapsed to render a sequence of frames on wellknown map websites, e.g., Google Maps, or Baidu Maps. The measured stream of time series is then employed to infer geologically privacy-sensitive information, such as a search on a specific location. Upon retrieving the stream, we propose a novel online segmentation algorithm for streaming data to determine the start and end points of privacy-sensitive time series. We then combine the DTW algorithm and KNN algorithm on these series to conclude the final inference on a user’s geo-location privacy.","container-title":"High-Confidence Computing","DOI":"10.1016/j.hcc.2023.100135","ISSN":"26672952","issue":"4","journalAbbreviation":"High-Confidence Computing","language":"en","page":"100135","source":"DOI.org (Crossref)","title":"A novel GPU based Geo-Location Inference Attack on WebGL framework","volume":"3","author":[{"family":"Mai","given":"Weixian"},{"family":"Xiao","given":"Yinhao"}],"issued":{"date-parts":[["2023",12]]}}}],"schema":"https://github.com/citation-style-language/schema/raw/master/csl-citation.json"} </w:instrText>
      </w:r>
      <w:r w:rsidR="000747CF">
        <w:fldChar w:fldCharType="separate"/>
      </w:r>
      <w:r w:rsidR="004C2D94" w:rsidRPr="004C2D94">
        <w:t>[29]</w:t>
      </w:r>
      <w:r w:rsidR="000747CF">
        <w:fldChar w:fldCharType="end"/>
      </w:r>
      <w:r w:rsidR="00F052E2">
        <w:t>.</w:t>
      </w:r>
    </w:p>
    <w:p w14:paraId="4F4A7713" w14:textId="77777777" w:rsidR="0064120E" w:rsidRDefault="0064120E" w:rsidP="0064120E">
      <w:pPr>
        <w:jc w:val="start"/>
      </w:pPr>
    </w:p>
    <w:p w14:paraId="76C6F0BC" w14:textId="77777777" w:rsidR="0064120E" w:rsidRDefault="0064120E" w:rsidP="0064120E">
      <w:pPr>
        <w:pStyle w:val="Heading2"/>
      </w:pPr>
      <w:r>
        <w:t>Micro-architectural vulnerabilities</w:t>
      </w:r>
    </w:p>
    <w:p w14:paraId="490E5E86" w14:textId="1BF1519B" w:rsidR="0064120E" w:rsidRDefault="0064120E" w:rsidP="0064120E">
      <w:pPr>
        <w:ind w:firstLine="14.40pt"/>
        <w:jc w:val="both"/>
      </w:pPr>
      <w:r>
        <w:t xml:space="preserve">The first micro-architectural attack we will look at, proposed by </w:t>
      </w:r>
      <w:proofErr w:type="spellStart"/>
      <w:r>
        <w:t>Almusaddar</w:t>
      </w:r>
      <w:proofErr w:type="spellEnd"/>
      <w:r>
        <w:t xml:space="preserve"> and </w:t>
      </w:r>
      <w:proofErr w:type="spellStart"/>
      <w:r>
        <w:t>Naghibijouybari</w:t>
      </w:r>
      <w:proofErr w:type="spellEnd"/>
      <w:r>
        <w:t xml:space="preserve">, notes that in systems where the CPU and an integrated GPU, or </w:t>
      </w:r>
      <w:proofErr w:type="spellStart"/>
      <w:r>
        <w:t>iGPU</w:t>
      </w:r>
      <w:proofErr w:type="spellEnd"/>
      <w:r>
        <w:t xml:space="preserve"> are on the same chip (called a system on a chip, or SOC), CPU memory read requests can be predictably stalled with parallel </w:t>
      </w:r>
      <w:proofErr w:type="spellStart"/>
      <w:r>
        <w:t>iGPU</w:t>
      </w:r>
      <w:proofErr w:type="spellEnd"/>
      <w:r>
        <w:t xml:space="preserve"> memory write requests </w:t>
      </w:r>
      <w:r>
        <w:fldChar w:fldCharType="begin"/>
      </w:r>
      <w:r w:rsidR="008E2DB2">
        <w:instrText xml:space="preserve"> ADDIN ZOTERO_ITEM CSL_CITATION {"citationID":"d9FrztYr","properties":{"formattedCitation":"[30]","plainCitation":"[30]","noteIndex":0},"citationItems":[{"id":61,"uris":["http://zotero.org/groups/5251274/items/ILJD52JS"],"itemData":{"id":61,"type":"article","abstract":"In heterogeneous SoCs, accelerators like integrated GPUs (iGPUs) are integrated on the same chip as CPUs, sharing the memory subsystem. In such systems, the massive memory requests from throughput-oriented accelerators significantly interfere with CPU memory requests. In addition to the large performance impact, this interference provides an attacker with a strong leakage vector for covert attacks across the processors, which is hard to achieve across the cores in a multi-core CPU. In this paper, we demonstrate that parallel memory write requests of the iGPU and more specifically, the management policy of the write buffer in the memory controller (MC) can lead to significantly stalling CPU memory read requests in heterogeneous SoCs.","language":"en","note":"arXiv:2307.16123 [cs]","number":"arXiv:2307.16123","publisher":"arXiv","source":"arXiv.org","title":"Exploiting Parallel Memory Write Requests for Covert Channel Attacks in Integrated CPU-GPU Systems","URL":"http://arxiv.org/abs/2307.16123","author":[{"family":"Almusaddar","given":"Ghadeer"},{"family":"Naghibijouybari","given":"Hoda"}],"accessed":{"date-parts":[["2023",11,6]]},"issued":{"date-parts":[["2023",7,30]]}}}],"schema":"https://github.com/citation-style-language/schema/raw/master/csl-citation.json"} </w:instrText>
      </w:r>
      <w:r>
        <w:fldChar w:fldCharType="separate"/>
      </w:r>
      <w:r w:rsidR="004C2D94" w:rsidRPr="004C2D94">
        <w:t>[30]</w:t>
      </w:r>
      <w:r>
        <w:fldChar w:fldCharType="end"/>
      </w:r>
      <w:r>
        <w:t>. This attack has the transmitter encode 1s by writing to several different cache lines to quickly fill and drain the write buffer, stalling the CPU. Note that because the requests are to different cache lines, the coalescing effect does not occur. To encode a 0, the transmitter sends the same number of writes, but to the same cache line to avoid filling the write buffer. This creates a detectable side channel which can leak information at a rate of 1.65 kbps @ 0.49% error or 4.41kbps @ 4.32% error.</w:t>
      </w:r>
    </w:p>
    <w:p w14:paraId="474D08D4" w14:textId="72F5DBC5" w:rsidR="0064120E" w:rsidRDefault="0064120E" w:rsidP="0064120E">
      <w:pPr>
        <w:ind w:firstLine="14.40pt"/>
        <w:jc w:val="both"/>
      </w:pPr>
      <w:r>
        <w:t xml:space="preserve">The second micro-architectural attack is named Trident </w:t>
      </w:r>
      <w:r>
        <w:fldChar w:fldCharType="begin"/>
      </w:r>
      <w:r w:rsidR="008E2DB2">
        <w:instrText xml:space="preserve"> ADDIN ZOTERO_ITEM CSL_CITATION {"citationID":"sK8fJ5lT","properties":{"formattedCitation":"[31]","plainCitation":"[31]","noteIndex":0},"citationItems":[{"id":59,"uris":["http://zotero.org/groups/5251274/items/8FIENTYP"],"itemData":{"id":59,"type":"paper-conference","abstract":"Given the parallel processing capabilities of Graphics Processing Units (GPUs), many applications are exploiting GPUs and cryptographic systems have also begun to leverage GPUs to accelerate encryption/decryption. Recent work has identiﬁed how microarchitectural side-channel attacks can be carried out on AES (Advanced Encryption Standard) by exploiting the SIMT characteristics and memory coalescing of GPUs. In this work, we ﬁrst show that previously proposed correlationbased side-channel attacks are not feasible on modern GPUs that support narrower data-cache accesses via a sectored-cache microarchitecture – resulting in memory accesses from different levels of the memory hierarchy. In comparison, we identify how negative timing correlation can occur in modern GPUs when data is fetched from different levels of the cache hierarchy. We then propose Trident – a hybrid cache-collision timing attack on GPUs that can fully recover all AES key bytes on modern GPUs. Cache collisions in GPUs present challenges due to the large number of threads and the number of samples required. To address these challenges, Trident consists of three different components – negative timing correlation, cache-collision attack, and chosen plaintext attack. We leverage the negative timing correlation to recover earlier key bytes of AES while exploiting cache-collision attacks for the latter AES key bytes. To enable GPU cache collision attacks, we exploit memory coalescing to control the number of memory accesses through chosen-plaintext attacks to signiﬁcantly reduce the number of timing samples needed. Our proposed Trident attack results in over 10× reduction in the number of samples needed to recover the key bytes compared with prior work, while still being successful in full AES key recovery in modern GPUs. We also propose TridentShield – a latency-based countermeasure to the Trident attack that minimizes throughput degradation in GPUs.","container-title":"2021 IEEE International Symposium on High-Performance Computer Architecture (HPCA)","DOI":"10.1109/HPCA51647.2021.00036","event-place":"Seoul, Korea (South)","event-title":"2021 IEEE International Symposium on High-Performance Computer Architecture (HPCA)","ISBN":"978-1-66542-235-2","language":"en","page":"332-344","publisher":"IEEE","publisher-place":"Seoul, Korea (South)","source":"DOI.org (Crossref)","title":"Trident: A Hybrid Correlation-Collision GPU Cache Timing Attack for AES Key Recovery","title-short":"Trident","URL":"https://ieeexplore.ieee.org/document/9407157/","author":[{"family":"Ahn","given":"Jaeguk"},{"family":"Jin","given":"Cheolgyu"},{"family":"Kim","given":"Jiho"},{"family":"Rhu","given":"Minsoo"},{"family":"Fei","given":"Yunsi"},{"family":"Kaeli","given":"David"},{"family":"Kim","given":"John"}],"accessed":{"date-parts":[["2023",11,6]]},"issued":{"date-parts":[["2021",2]]}}}],"schema":"https://github.com/citation-style-language/schema/raw/master/csl-citation.json"} </w:instrText>
      </w:r>
      <w:r>
        <w:fldChar w:fldCharType="separate"/>
      </w:r>
      <w:r w:rsidR="004C2D94" w:rsidRPr="004C2D94">
        <w:t>[31]</w:t>
      </w:r>
      <w:r>
        <w:fldChar w:fldCharType="end"/>
      </w:r>
      <w:r>
        <w:t xml:space="preserve">. Trident was developed because previous SIMT leakage </w:t>
      </w:r>
      <w:r>
        <w:lastRenderedPageBreak/>
        <w:t>based SCAs largely rely on a positive correlation that simply does not exist on modern hardware. Trident, however, has 3 parts to its attack.</w:t>
      </w:r>
    </w:p>
    <w:p w14:paraId="71589829" w14:textId="77777777" w:rsidR="0064120E" w:rsidRDefault="0064120E" w:rsidP="0064120E">
      <w:pPr>
        <w:pStyle w:val="ListParagraph"/>
        <w:numPr>
          <w:ilvl w:val="0"/>
          <w:numId w:val="25"/>
        </w:numPr>
        <w:jc w:val="both"/>
      </w:pPr>
      <w:r>
        <w:t>Recover the first 4 bytes of an AES key through a negative correlation analysis.</w:t>
      </w:r>
    </w:p>
    <w:p w14:paraId="6ED2535B" w14:textId="77777777" w:rsidR="0064120E" w:rsidRDefault="0064120E" w:rsidP="0064120E">
      <w:pPr>
        <w:pStyle w:val="ListParagraph"/>
        <w:numPr>
          <w:ilvl w:val="0"/>
          <w:numId w:val="25"/>
        </w:numPr>
        <w:jc w:val="both"/>
      </w:pPr>
      <w:r>
        <w:t>Exploit the timing difference between L1 and L2 cache access for a cache collision-based attack.</w:t>
      </w:r>
    </w:p>
    <w:p w14:paraId="15D4AAA5" w14:textId="77777777" w:rsidR="0064120E" w:rsidRDefault="0064120E" w:rsidP="0064120E">
      <w:pPr>
        <w:pStyle w:val="ListParagraph"/>
        <w:numPr>
          <w:ilvl w:val="0"/>
          <w:numId w:val="25"/>
        </w:numPr>
        <w:jc w:val="both"/>
      </w:pPr>
      <w:r>
        <w:t>Utilize a chosen plaintext attack to control the number of memory accesses.</w:t>
      </w:r>
    </w:p>
    <w:p w14:paraId="1AA334AA" w14:textId="77777777" w:rsidR="0064120E" w:rsidRDefault="0064120E" w:rsidP="0064120E">
      <w:pPr>
        <w:jc w:val="both"/>
      </w:pPr>
      <w:r>
        <w:t>It is worth noting that the first part of the attack is independent, while the third part enables the second. This attack allows for the full recovery of an AES key on modern GPUs.</w:t>
      </w:r>
    </w:p>
    <w:p w14:paraId="0228247F" w14:textId="77019438" w:rsidR="0064120E" w:rsidRDefault="0064120E" w:rsidP="0064120E">
      <w:pPr>
        <w:jc w:val="both"/>
      </w:pPr>
      <w:r>
        <w:tab/>
        <w:t xml:space="preserve">Timing-based SCAs are also prevalent on mobile platforms as well. Karimi et al., outline a sample timing based attack on a Qualcomm Snapdragon, but note that the attack is generalizable to similar mobile platforms </w:t>
      </w:r>
      <w:r>
        <w:fldChar w:fldCharType="begin"/>
      </w:r>
      <w:r w:rsidR="008E2DB2">
        <w:instrText xml:space="preserve"> ADDIN ZOTERO_ITEM CSL_CITATION {"citationID":"58HbEMDJ","properties":{"formattedCitation":"[8]","plainCitation":"[8]","noteIndex":0},"citationItems":[{"id":49,"uris":["http://zotero.org/groups/5251274/items/6YX55DBB"],"itemData":{"id":49,"type":"paper-conference","abstract":"Mobile devices are quickly becoming powerful computing platforms in many respects. Given the growing resource demands of applications, compute-heavy workloads on today’s smartphone devices are ofﬂoaded to the on-board GPU for performance and power efﬁciency.","container-title":"2018 IEEE 36th International Conference on Computer Design (ICCD)","DOI":"10.1109/ICCD.2018.00020","event-place":"Orlando, FL, USA","event-title":"2018 IEEE 36th International Conference on Computer Design (ICCD)","ISBN":"978-1-5386-8477-1","language":"en","page":"67-74","publisher":"IEEE","publisher-place":"Orlando, FL, USA","source":"DOI.org (Crossref)","title":"A Timing Side-Channel Attack on a Mobile GPU","URL":"https://ieeexplore.ieee.org/document/8615670/","author":[{"family":"Karimi","given":"Elmira"},{"family":"Jiang","given":"Zhen Hang"},{"family":"Fei","given":"Yunsi"},{"family":"Kaeli","given":"David"}],"accessed":{"date-parts":[["2023",11,6]]},"issued":{"date-parts":[["2018",10]]}}}],"schema":"https://github.com/citation-style-language/schema/raw/master/csl-citation.json"} </w:instrText>
      </w:r>
      <w:r>
        <w:fldChar w:fldCharType="separate"/>
      </w:r>
      <w:r w:rsidR="00B844C5" w:rsidRPr="00B844C5">
        <w:t>[8]</w:t>
      </w:r>
      <w:r>
        <w:fldChar w:fldCharType="end"/>
      </w:r>
      <w:r>
        <w:t>. After identifying a correlation between memory load requests and execution time, Karimi et al. were able to launch a test kernel a million times and collect a million timing samples. Using these samples, a correlation analysis allows for full recovery of an AES key. While this attack is very similar to part two of the Trident attack described above, the implications of such an attack on a mobile platform can be dangerous. Moreso than on personal computers and laptops, mobile devices typically contain an abundance of personally identifying information (PII) and personal health information (PHI), which is critical to keep secure.</w:t>
      </w:r>
    </w:p>
    <w:p w14:paraId="590CBB3B" w14:textId="784F1403" w:rsidR="0064120E" w:rsidRDefault="0064120E" w:rsidP="0064120E">
      <w:pPr>
        <w:jc w:val="both"/>
      </w:pPr>
      <w:r>
        <w:tab/>
        <w:t xml:space="preserve">On the topic of mobile attacks, another attack, as described by Yang et al, outlines a how a trojan application, with only access to GPU performance counters, can effectively become a keylogger by measuring the amount of GPU overdraw that occurs on certain areas of a touchscreen </w:t>
      </w:r>
      <w:r>
        <w:fldChar w:fldCharType="begin"/>
      </w:r>
      <w:r w:rsidR="008E2DB2">
        <w:instrText xml:space="preserve"> ADDIN ZOTERO_ITEM CSL_CITATION {"citationID":"PEuX1dAE","properties":{"formattedCitation":"[32]","plainCitation":"[32]","noteIndex":0},"citationItems":[{"id":"F38Fl2zT/RA2IiUMy","uris":["http://zotero.org/groups/5251274/items/TGQMI3HJ"],"itemData":{"id":4,"type":"paper-conference","abstract":"Graphics Processing Unit (GPU) on smartphones is an effective target for hardware attacks. In this paper, we present a new side channel attack on mobile GPUs of Android smartphones, allowing an unprivileged attacker to eavesdrop the user’s credentials, such as login usernames and passwords, from their inputs through onscreen keyboard. Our attack targets on Qualcomm Adreno GPUs and investigate the amount of GPU overdraw when rendering the popups of user’s key presses of inputs. Such GPU overdraw caused by each key press corresponds to unique variations of selected GPU performance counters, from which these key presses can be accurately inferred. Experiment results from practical use on multiple models of Android smartphones show that our attack can correctly infer more than 80% of user’s credential inputs, but incur negligible amounts of computing overhead and network traffic on the victim device. To counter this attack, this paper suggests mitigations of access control on GPU performance counters, or applying obfuscations on the values of GPU performance counters.","container-title":"Proceedings of the 27th ACM International Conference on Architectural Support for Programming Languages and Operating Systems","DOI":"10.1145/3503222.3507757","event-place":"Lausanne Switzerland","event-title":"ASPLOS '22: 27th ACM International Conference on Architectural Support for Programming Languages and Operating Systems","ISBN":"978-1-4503-9205-1","language":"en","page":"285-299","publisher":"ACM","publisher-place":"Lausanne Switzerland","source":"DOI.org (Crossref)","title":"Eavesdropping user credentials via GPU side channels on smartphones","URL":"https://dl.acm.org/doi/10.1145/3503222.3507757","author":[{"family":"Yang","given":"Boyuan"},{"family":"Chen","given":"Ruirong"},{"family":"Huang","given":"Kai"},{"family":"Yang","given":"Jun"},{"family":"Gao","given":"Wei"}],"accessed":{"date-parts":[["2023",11,17]]},"issued":{"date-parts":[["2022",2,28]]}}}],"schema":"https://github.com/citation-style-language/schema/raw/master/csl-citation.json"} </w:instrText>
      </w:r>
      <w:r>
        <w:fldChar w:fldCharType="separate"/>
      </w:r>
      <w:r w:rsidR="004C2D94" w:rsidRPr="004C2D94">
        <w:t>[32]</w:t>
      </w:r>
      <w:r>
        <w:fldChar w:fldCharType="end"/>
      </w:r>
      <w:r>
        <w:t>. By mapping these overdrawn areas to a digital keyboard, one can reconstruct a victim’s inputs with over 80% accuracy, as demonstrated in figure 5. This can be thought of similarly to the SVG filters from above, where multiple effects stacked on the same screen location results in a vector of information loss.</w:t>
      </w:r>
    </w:p>
    <w:p w14:paraId="5877AEE3" w14:textId="77777777" w:rsidR="0064120E" w:rsidRDefault="0064120E" w:rsidP="0064120E">
      <w:pPr>
        <w:jc w:val="both"/>
      </w:pPr>
      <w:r w:rsidRPr="00F66C88">
        <w:rPr>
          <w:noProof/>
        </w:rPr>
        <w:drawing>
          <wp:inline distT="0" distB="0" distL="0" distR="0" wp14:anchorId="143E8E61" wp14:editId="3EE8E526">
            <wp:extent cx="2994920" cy="1097375"/>
            <wp:effectExtent l="0" t="0" r="0" b="7620"/>
            <wp:docPr id="1160842028" name="Picture 1160842028" descr="A screenshot of a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0842028" name="Picture 1" descr="A screenshot of a phone&#10;&#10;Description automatically generated"/>
                    <pic:cNvPicPr/>
                  </pic:nvPicPr>
                  <pic:blipFill>
                    <a:blip r:embed="rId16"/>
                    <a:stretch>
                      <a:fillRect/>
                    </a:stretch>
                  </pic:blipFill>
                  <pic:spPr>
                    <a:xfrm>
                      <a:off x="0" y="0"/>
                      <a:ext cx="2994920" cy="1097375"/>
                    </a:xfrm>
                    <a:prstGeom prst="rect">
                      <a:avLst/>
                    </a:prstGeom>
                  </pic:spPr>
                </pic:pic>
              </a:graphicData>
            </a:graphic>
          </wp:inline>
        </w:drawing>
      </w:r>
    </w:p>
    <w:p w14:paraId="027D0CE4" w14:textId="61810FD1" w:rsidR="0064120E" w:rsidRDefault="0064120E" w:rsidP="0064120E">
      <w:r>
        <w:t xml:space="preserve">Fig. 5.  GPU overdraw on popups of key presses in Android. Blue: 1x overdraw; green: 2x overdraw; pink: 3x overdraw; red: 4x overdraw, as seen in </w:t>
      </w:r>
      <w:r>
        <w:fldChar w:fldCharType="begin"/>
      </w:r>
      <w:r w:rsidR="008E2DB2">
        <w:instrText xml:space="preserve"> ADDIN ZOTERO_ITEM CSL_CITATION {"citationID":"6tZDTbQI","properties":{"formattedCitation":"[32]","plainCitation":"[32]","noteIndex":0},"citationItems":[{"id":"F38Fl2zT/RA2IiUMy","uris":["http://zotero.org/groups/5251274/items/TGQMI3HJ"],"itemData":{"id":4,"type":"paper-conference","abstract":"Graphics Processing Unit (GPU) on smartphones is an effective target for hardware attacks. In this paper, we present a new side channel attack on mobile GPUs of Android smartphones, allowing an unprivileged attacker to eavesdrop the user’s credentials, such as login usernames and passwords, from their inputs through onscreen keyboard. Our attack targets on Qualcomm Adreno GPUs and investigate the amount of GPU overdraw when rendering the popups of user’s key presses of inputs. Such GPU overdraw caused by each key press corresponds to unique variations of selected GPU performance counters, from which these key presses can be accurately inferred. Experiment results from practical use on multiple models of Android smartphones show that our attack can correctly infer more than 80% of user’s credential inputs, but incur negligible amounts of computing overhead and network traffic on the victim device. To counter this attack, this paper suggests mitigations of access control on GPU performance counters, or applying obfuscations on the values of GPU performance counters.","container-title":"Proceedings of the 27th ACM International Conference on Architectural Support for Programming Languages and Operating Systems","DOI":"10.1145/3503222.3507757","event-place":"Lausanne Switzerland","event-title":"ASPLOS '22: 27th ACM International Conference on Architectural Support for Programming Languages and Operating Systems","ISBN":"978-1-4503-9205-1","language":"en","page":"285-299","publisher":"ACM","publisher-place":"Lausanne Switzerland","source":"DOI.org (Crossref)","title":"Eavesdropping user credentials via GPU side channels on smartphones","URL":"https://dl.acm.org/doi/10.1145/3503222.3507757","author":[{"family":"Yang","given":"Boyuan"},{"family":"Chen","given":"Ruirong"},{"family":"Huang","given":"Kai"},{"family":"Yang","given":"Jun"},{"family":"Gao","given":"Wei"}],"accessed":{"date-parts":[["2023",11,17]]},"issued":{"date-parts":[["2022",2,28]]}}}],"schema":"https://github.com/citation-style-language/schema/raw/master/csl-citation.json"} </w:instrText>
      </w:r>
      <w:r>
        <w:fldChar w:fldCharType="separate"/>
      </w:r>
      <w:r w:rsidR="004C2D94" w:rsidRPr="004C2D94">
        <w:t>[32]</w:t>
      </w:r>
      <w:r>
        <w:fldChar w:fldCharType="end"/>
      </w:r>
    </w:p>
    <w:p w14:paraId="126432D0" w14:textId="77777777" w:rsidR="0064120E" w:rsidRDefault="0064120E" w:rsidP="0064120E"/>
    <w:p w14:paraId="3842A40E" w14:textId="196473A0" w:rsidR="0064120E" w:rsidRDefault="0064120E" w:rsidP="007F0B59">
      <w:pPr>
        <w:jc w:val="start"/>
      </w:pPr>
      <w:r>
        <w:t xml:space="preserve">The mitigations for this attack are quite simple and non-transferrable, so they will be covered here briefly. Proposed defenses include disabling popups of key presses, enabling malware detection, and restricting access to GPU performance counter information </w:t>
      </w:r>
      <w:r>
        <w:fldChar w:fldCharType="begin"/>
      </w:r>
      <w:r w:rsidR="008E2DB2">
        <w:instrText xml:space="preserve"> ADDIN ZOTERO_ITEM CSL_CITATION {"citationID":"wlASrPol","properties":{"formattedCitation":"[32]","plainCitation":"[32]","noteIndex":0},"citationItems":[{"id":"F38Fl2zT/RA2IiUMy","uris":["http://zotero.org/groups/5251274/items/TGQMI3HJ"],"itemData":{"id":4,"type":"paper-conference","abstract":"Graphics Processing Unit (GPU) on smartphones is an effective target for hardware attacks. In this paper, we present a new side channel attack on mobile GPUs of Android smartphones, allowing an unprivileged attacker to eavesdrop the user’s credentials, such as login usernames and passwords, from their inputs through onscreen keyboard. Our attack targets on Qualcomm Adreno GPUs and investigate the amount of GPU overdraw when rendering the popups of user’s key presses of inputs. Such GPU overdraw caused by each key press corresponds to unique variations of selected GPU performance counters, from which these key presses can be accurately inferred. Experiment results from practical use on multiple models of Android smartphones show that our attack can correctly infer more than 80% of user’s credential inputs, but incur negligible amounts of computing overhead and network traffic on the victim device. To counter this attack, this paper suggests mitigations of access control on GPU performance counters, or applying obfuscations on the values of GPU performance counters.","container-title":"Proceedings of the 27th ACM International Conference on Architectural Support for Programming Languages and Operating Systems","DOI":"10.1145/3503222.3507757","event-place":"Lausanne Switzerland","event-title":"ASPLOS '22: 27th ACM International Conference on Architectural Support for Programming Languages and Operating Systems","ISBN":"978-1-4503-9205-1","language":"en","page":"285-299","publisher":"ACM","publisher-place":"Lausanne Switzerland","source":"DOI.org (Crossref)","title":"Eavesdropping user credentials via GPU side channels on smartphones","URL":"https://dl.acm.org/doi/10.1145/3503222.3507757","author":[{"family":"Yang","given":"Boyuan"},{"family":"Chen","given":"Ruirong"},{"family":"Huang","given":"Kai"},{"family":"Yang","given":"Jun"},{"family":"Gao","given":"Wei"}],"accessed":{"date-parts":[["2023",11,17]]},"issued":{"date-parts":[["2022",2,28]]}}}],"schema":"https://github.com/citation-style-language/schema/raw/master/csl-citation.json"} </w:instrText>
      </w:r>
      <w:r>
        <w:fldChar w:fldCharType="separate"/>
      </w:r>
      <w:r w:rsidR="004C2D94" w:rsidRPr="004C2D94">
        <w:t>[32]</w:t>
      </w:r>
      <w:r>
        <w:fldChar w:fldCharType="end"/>
      </w:r>
      <w:r>
        <w:t>.</w:t>
      </w:r>
    </w:p>
    <w:p w14:paraId="45C7C6BA" w14:textId="33D8A6F7" w:rsidR="0064120E" w:rsidRDefault="0064120E" w:rsidP="0064120E">
      <w:pPr>
        <w:jc w:val="both"/>
      </w:pPr>
      <w:r>
        <w:tab/>
        <w:t xml:space="preserve">In a fifth micro-architecture-based attack, proposed by Liu et al., attackers can infer what victims are doing across virtual machines (VMs) that share the same physical GPU </w:t>
      </w:r>
      <w:r>
        <w:fldChar w:fldCharType="begin"/>
      </w:r>
      <w:r w:rsidR="008E2DB2">
        <w:instrText xml:space="preserve"> ADDIN ZOTERO_ITEM CSL_CITATION {"citationID":"XPZMioFa","properties":{"formattedCitation":"[33]","plainCitation":"[33]","noteIndex":0},"citationItems":[{"id":50,"uris":["http://zotero.org/groups/5251274/items/ZE4U4FKD"],"itemData":{"id":50,"type":"paper-conference","abstract":"The Internet of Things (IoT) and mobile systems nowadays are required to perform more intensive computation, such as facial detection, image recognition and even remote gaming, etc. Due to the limited computation performance and power budget, it is sometimes impossible to perform these workloads locally. As high-performance GPUs become more common in the cloud, ofﬂoading the computation to the cloud becomes a possible choice. However, due to the fact that ofﬂoaded workloads from different devices (belonging to different users) are being computed in the same cloud, security concerns arise. Side channel attacks on GPU systems have been widely studied, where the threat model is the attacker and the victim are running on the same operating system. Recently, major GPU vendors have provided hardware and library support to virtualize GPUs for better isolation among users. This work studies the side channel attacks from one virtual machine to another where both share the same physical GPU. We show that it is possible to infer other user’s activities in this setup and can further steal others deep learning model.","container-title":"2019 IEEE Security and Privacy Workshops (SPW)","DOI":"10.1109/SPW.2019.00037","event-place":"San Francisco, CA, USA","event-title":"2019 IEEE Security and Privacy Workshops (SPW)","ISBN":"978-1-72813-508-3","language":"en","page":"156-161","publisher":"IEEE","publisher-place":"San Francisco, CA, USA","source":"DOI.org (Crossref)","title":"Side Channel Attacks in Computation Offloading Systems with GPU Virtualization","URL":"https://ieeexplore.ieee.org/document/8844612/","author":[{"family":"Liu","given":"Sihang"},{"family":"Wei","given":"Yizhou"},{"family":"Chi","given":"Jianfeng"},{"family":"Shezan","given":"Faysal Hossain"},{"family":"Tian","given":"Yuan"}],"accessed":{"date-parts":[["2023",11,6]]},"issued":{"date-parts":[["2019",5]]}}}],"schema":"https://github.com/citation-style-language/schema/raw/master/csl-citation.json"} </w:instrText>
      </w:r>
      <w:r>
        <w:fldChar w:fldCharType="separate"/>
      </w:r>
      <w:r w:rsidR="004C2D94" w:rsidRPr="004C2D94">
        <w:t>[33]</w:t>
      </w:r>
      <w:r>
        <w:fldChar w:fldCharType="end"/>
      </w:r>
      <w:r>
        <w:t xml:space="preserve">. While these inferences are relatively vague (like being able to differentiate idling from streaming 4k video to deep learning algorithms), This attack relies on the fact that, while </w:t>
      </w:r>
      <w:r>
        <w:t xml:space="preserve">separate VMs have their own dedicated virtual GPU, or </w:t>
      </w:r>
      <w:proofErr w:type="spellStart"/>
      <w:r>
        <w:t>vGPU</w:t>
      </w:r>
      <w:proofErr w:type="spellEnd"/>
      <w:r>
        <w:t>, their performance is ultimately bottlenecked by the limitations of the hypervisor’s GPU. By running a simple read-compute-store operation repeatedly and measuring the execution time, an attacker can accurately infer what other types of loads are on the physical GPU, inferring a victim’s activities. This becomes an issue especially when considering the rising prevalence of cloud computing, where separate user’s workloads may be offloaded onto the same remote GPU. On the off chance that a malicious actor is listening in on sensitive or even classified information, even the insight that someone is doing something like deep learning can be critically important.</w:t>
      </w:r>
    </w:p>
    <w:p w14:paraId="5FFA25E9" w14:textId="13113048" w:rsidR="0064120E" w:rsidRDefault="0064120E" w:rsidP="008923BB">
      <w:pPr>
        <w:ind w:firstLine="36pt"/>
        <w:jc w:val="both"/>
      </w:pPr>
      <w:r>
        <w:t xml:space="preserve">A </w:t>
      </w:r>
      <w:r w:rsidR="00B022A5">
        <w:t>prominent</w:t>
      </w:r>
      <w:r>
        <w:t xml:space="preserve"> threat in computer security is memory corruption attacks. With contemporary GPUs supporting unified address space, vulnerabilities like buffer overflow and use-after-free can be exploited, enabling attackers to tamper with CPU data or even take care control of the control flow [22].</w:t>
      </w:r>
    </w:p>
    <w:p w14:paraId="1A8D42F9" w14:textId="6CC08394" w:rsidR="0064120E" w:rsidRDefault="0064120E" w:rsidP="008923BB">
      <w:pPr>
        <w:ind w:firstLine="36pt"/>
        <w:jc w:val="both"/>
      </w:pPr>
      <w:r w:rsidRPr="00531C93">
        <w:t>There can be multiple challenges as well w</w:t>
      </w:r>
      <w:r w:rsidR="00D44710">
        <w:t>hen</w:t>
      </w:r>
      <w:r w:rsidRPr="00531C93">
        <w:t xml:space="preserve"> integrating complex, parallel and computationally demanding software functions on GPU devices for the development of high-performance safety-critical systems, particularly in autonomous driving applications. The most important thing to have involved in eradicating these issues certifying and taking note of the challenges that arising  such as random hardware failures, systematic failures and issues related to the independence of execution on share GPU hardware resources</w:t>
      </w:r>
      <w:r w:rsidR="00B63665">
        <w:t xml:space="preserve"> </w:t>
      </w:r>
      <w:r>
        <w:fldChar w:fldCharType="begin"/>
      </w:r>
      <w:r w:rsidR="008E2DB2">
        <w:instrText xml:space="preserve"> ADDIN ZOTERO_ITEM CSL_CITATION {"citationID":"umLkzjX4","properties":{"formattedCitation":"[34]","plainCitation":"[34]","noteIndex":0},"citationItems":[{"id":39,"uris":["http://zotero.org/groups/5251274/items/IZSJXH36"],"itemData":{"id":39,"type":"article-journal","abstract":"Graphics Processing Unit (GPU) devices and their associated software programming languages and frameworks can deliver the computing performance required to facilitate the development of next-generation high-performance safety-critical systems such as autonomous driving systems. However, the integration of complex, parallel, and computationally demanding software functions with different safety-criticality levels on GPU devices with shared hardware resources contributes to several safety certification challenges. This survey categorizes and provides an overview of research contributions that address GPU devices’ random hardware failures, systematic failures, and independence of execution.","container-title":"ACM Computing Surveys","DOI":"10.1145/3549526","ISSN":"0360-0300, 1557-7341","issue":"7","journalAbbreviation":"ACM Comput. Surv.","language":"en","page":"1-37","source":"DOI.org (Crossref)","title":"GPU Devices for Safety-Critical Systems: A Survey","title-short":"GPU Devices for Safety-Critical Systems","volume":"55","author":[{"family":"Perez-Cerrolaza","given":"Jon"},{"family":"Abella","given":"Jaume"},{"family":"Kosmidis","given":"Leonidas"},{"family":"Calderon","given":"Alejandro J."},{"family":"Cazorla","given":"Francisco"},{"family":"Flores","given":"Jose Luis"}],"issued":{"date-parts":[["2023",7,31]]}}}],"schema":"https://github.com/citation-style-language/schema/raw/master/csl-citation.json"} </w:instrText>
      </w:r>
      <w:r>
        <w:fldChar w:fldCharType="separate"/>
      </w:r>
      <w:r w:rsidR="004C2D94" w:rsidRPr="004C2D94">
        <w:t>[34]</w:t>
      </w:r>
      <w:r>
        <w:fldChar w:fldCharType="end"/>
      </w:r>
      <w:r w:rsidR="00B63665">
        <w:t>.</w:t>
      </w:r>
    </w:p>
    <w:p w14:paraId="20241D1A" w14:textId="4CAA51DD" w:rsidR="00B13BED" w:rsidRDefault="00B13BED" w:rsidP="008923BB">
      <w:pPr>
        <w:ind w:firstLine="36pt"/>
        <w:jc w:val="both"/>
      </w:pPr>
      <w:r>
        <w:t>There is a methodology proposed to identify architectural</w:t>
      </w:r>
      <w:r w:rsidR="00E747CE">
        <w:t>ly</w:t>
      </w:r>
      <w:r>
        <w:t xml:space="preserve"> vulnerable sites within GPU modules, focusing on locations that, if corrupted, would significantly impact correct instruction execution. It involves the Register-Transfer Level fault injection experiments. </w:t>
      </w:r>
      <w:r w:rsidR="00597AE5">
        <w:t xml:space="preserve">This can </w:t>
      </w:r>
      <w:r w:rsidR="008474AE">
        <w:t>be made more effective by a</w:t>
      </w:r>
      <w:r w:rsidR="00A15B68">
        <w:t>lso</w:t>
      </w:r>
      <w:r>
        <w:t xml:space="preserve"> using selective hardening strategies, including Triple Modular Redundancy, Triple Modular Redundancy against Single Event Transients, and Dual Interlocked Storage Cells, to mitigate the impact of faults. It was shown that the proposed method can tolerate a substantial percentage of faults in different GPU components with reduced hardware overhead compared to traditional Triple Redundancy Modular. Also further adapted for evaluating permanent faults, identifying critical sites prone to propagate fault effects across the GPU. This in turn enhances the reliability of GPUs in safety-critical applications</w:t>
      </w:r>
      <w:r w:rsidR="00DA34D4">
        <w:t xml:space="preserve"> </w:t>
      </w:r>
      <w:r w:rsidR="007F249F">
        <w:fldChar w:fldCharType="begin"/>
      </w:r>
      <w:r w:rsidR="008E2DB2">
        <w:instrText xml:space="preserve"> ADDIN ZOTERO_ITEM CSL_CITATION {"citationID":"yxHZTi6x","properties":{"formattedCitation":"[35]","plainCitation":"[35]","noteIndex":0},"citationItems":[{"id":55,"uris":["http://zotero.org/groups/5251274/items/D84XYMDN"],"itemData":{"id":55,"type":"article-journal","abstract":"Graphics Processing Units (GPUs) are increasingly adopted in several domains where reliability is fundamental, such as self-driving cars and autonomous systems. Unfortunately, GPU devices have been shown to have a high error rate, while the constraints imposed by real-time safety-critical applications make traditional (and costly) replication-based hardening solutions inadequate. This work proposes an effective methodology to identify the architectural vulnerable sites in GPUs modules, i.e., the locations that, if corrupted, most affect the correct instructions execution. We ﬁrst identify, through an innovative method based on Register-Transfer Level (RTL) fault injection experiments, the architectural vulnerabilities of a GPU model. Then, we mitigate the fault impact via selective hardening applied to the ﬂip-ﬂops that have been identiﬁed as critical. We evaluate three hardening strategies: Triple Modular Redundancy (TMR), Triple Modular Redundancy against SETs ( TMR), and Dual Interlocked Storage Cells (Dice ﬂip-ﬂops). The results gathered on a publicly available GPU Model (FlexGripPlus) considering functional units, pipeline registers, and warp scheduler controller show that our method can tolerate from 85% to 99% of faults in the pipeline registers, from 50% to 100% of faults in the functional units and up to 10% of faults in the warp scheduler, with a reduced hardware overhead (in the range of 58% to 94% when compared with traditional TMR). Finally, we adapt the methodology to perform a complementary evaluation targeting permanent faults and identify critical sites prone to propagate fault effects across the GPU. We found that a considerable percentage (65% to 98%) of ﬂip-ﬂops that are critical for transient faults are also critical for permanent faults.","container-title":"IEEE Transactions on Device and Materials Reliability","DOI":"10.1109/TDMR.2022.3166260","ISSN":"1530-4388, 1558-2574","issue":"2","journalAbbreviation":"IEEE Trans. Device Mater. Relib.","language":"en","page":"129-141","source":"DOI.org (Crossref)","title":"An Effective Method to Identify Microarchitectural Vulnerabilities in GPUs","volume":"22","author":[{"family":"Rodriguez Condia","given":"Josie E."},{"family":"Rech","given":"Paolo"},{"family":"Santos","given":"Fernando Fernandes Dos"},{"family":"Carro","given":"Luigi"},{"family":"Reorda","given":"Matteo Sonza"}],"issued":{"date-parts":[["2022",6]]}}}],"schema":"https://github.com/citation-style-language/schema/raw/master/csl-citation.json"} </w:instrText>
      </w:r>
      <w:r w:rsidR="007F249F">
        <w:fldChar w:fldCharType="separate"/>
      </w:r>
      <w:r w:rsidR="004C2D94" w:rsidRPr="004C2D94">
        <w:t>[35]</w:t>
      </w:r>
      <w:r w:rsidR="007F249F">
        <w:fldChar w:fldCharType="end"/>
      </w:r>
      <w:r w:rsidR="00DA34D4">
        <w:t>.</w:t>
      </w:r>
    </w:p>
    <w:p w14:paraId="167B487E" w14:textId="73134705" w:rsidR="005E44D1" w:rsidRDefault="008D242D" w:rsidP="008923BB">
      <w:pPr>
        <w:ind w:firstLine="36pt"/>
        <w:jc w:val="both"/>
      </w:pPr>
      <w:r>
        <w:t xml:space="preserve">Based on API calling features, there is a risk </w:t>
      </w:r>
      <w:r w:rsidR="00843E15">
        <w:t xml:space="preserve">of memory data residue in </w:t>
      </w:r>
      <w:r w:rsidR="0039129C">
        <w:t>GPU codes</w:t>
      </w:r>
      <w:r w:rsidR="00807728">
        <w:t xml:space="preserve">. </w:t>
      </w:r>
      <w:r w:rsidR="00C12BA5">
        <w:t>It w</w:t>
      </w:r>
      <w:r w:rsidR="001715F0">
        <w:t xml:space="preserve">as found through the use of pass module development capability provided by the LLVM compiler project to implement a </w:t>
      </w:r>
      <w:r w:rsidR="0095487A">
        <w:t>prototype</w:t>
      </w:r>
      <w:r w:rsidR="001715F0">
        <w:t xml:space="preserve"> for de</w:t>
      </w:r>
      <w:r w:rsidR="0095487A">
        <w:t>tecting memory leaks in CUDA-based GPU codes</w:t>
      </w:r>
      <w:r w:rsidR="001715F0">
        <w:t xml:space="preserve"> </w:t>
      </w:r>
      <w:r w:rsidR="0051539C">
        <w:fldChar w:fldCharType="begin"/>
      </w:r>
      <w:r w:rsidR="008E2DB2">
        <w:instrText xml:space="preserve"> ADDIN ZOTERO_ITEM CSL_CITATION {"citationID":"LkBLUU5L","properties":{"formattedCitation":"[36]","plainCitation":"[36]","noteIndex":0},"citationItems":[{"id":72,"uris":["http://zotero.org/groups/5251274/items/NANSDHY5"],"itemData":{"id":72,"type":"paper-conference","abstract":"The General-Purpose Graphics Processing Unit ( GPGPU) programming has been widely used in artificial intelligence and deep learning, and the GPGPU programming framework, represented by the CUDA framework launched by NIVIDIA Corporation, can apply the powerful parallel computing power of Graphics Processing unit ( GPU) to non-graphics tasks. The gradually open computing power of GPU also brings related security risks, but the industry is still mainly concerned with how to dig into the potential security risks of GPU rather than the protection of known problems. In this paper, we propose an API calling feature (ACF) based method for detecting memory leaks in GPU codes and programmatically implement a prototype method to detect the risk of memory data residue in GPU codes written in CUDA framework. The prototype detection method is implemented using the Pass module development capability provided by the LLVM compiler project, and the method is tested to have good accuracy an effectiveness, which can provide a basis for subsequent GPU codes’ security research.","container-title":"The 2nd International Conference on Computing and Data Science","DOI":"10.1145/3448734.3450774","event-place":"Stanford CA USA","event-title":"CONF-CDS 2021: The 2nd International Conference on Computing and Data Science","ISBN":"978-1-4503-8957-0","language":"en","page":"1-13","publisher":"ACM","publisher-place":"Stanford CA USA","source":"DOI.org (Crossref)","title":"A GPU memory leakage code defect detection method based on the API calling feature","URL":"https://dl.acm.org/doi/10.1145/3448734.3450774","author":[{"family":"Yang","given":"Jun"},{"family":"He","given":"Ruoyu"},{"family":"Cui","given":"Baojiang"}],"accessed":{"date-parts":[["2023",11,6]]},"issued":{"date-parts":[["2021",1,28]]}}}],"schema":"https://github.com/citation-style-language/schema/raw/master/csl-citation.json"} </w:instrText>
      </w:r>
      <w:r w:rsidR="0051539C">
        <w:fldChar w:fldCharType="separate"/>
      </w:r>
      <w:r w:rsidR="004C2D94" w:rsidRPr="004C2D94">
        <w:t>[36]</w:t>
      </w:r>
      <w:r w:rsidR="0051539C">
        <w:fldChar w:fldCharType="end"/>
      </w:r>
      <w:r w:rsidR="00A91A80">
        <w:t>.</w:t>
      </w:r>
      <w:r w:rsidR="00E16F50">
        <w:t xml:space="preserve"> Beyond</w:t>
      </w:r>
      <w:r w:rsidR="00EC5EF6">
        <w:t xml:space="preserve"> using the</w:t>
      </w:r>
      <w:r w:rsidR="00DC187A">
        <w:t xml:space="preserve"> API calling features there is also a risk of </w:t>
      </w:r>
      <w:r w:rsidR="00C65E51">
        <w:t xml:space="preserve">targeting </w:t>
      </w:r>
      <w:r w:rsidR="00DC187A">
        <w:t xml:space="preserve">the </w:t>
      </w:r>
      <w:r w:rsidR="00C65E51">
        <w:t>memory API</w:t>
      </w:r>
      <w:r w:rsidR="00EE7A04">
        <w:t xml:space="preserve"> and </w:t>
      </w:r>
      <w:r w:rsidR="00F23742">
        <w:t>probing</w:t>
      </w:r>
      <w:r w:rsidR="00EE7A04">
        <w:t xml:space="preserve"> </w:t>
      </w:r>
      <w:r w:rsidR="00F23742">
        <w:t>it</w:t>
      </w:r>
      <w:r w:rsidR="00E262C3">
        <w:t xml:space="preserve">. </w:t>
      </w:r>
      <w:proofErr w:type="spellStart"/>
      <w:r w:rsidR="00957B8C" w:rsidRPr="00957B8C">
        <w:t>Naghibijouybari</w:t>
      </w:r>
      <w:proofErr w:type="spellEnd"/>
      <w:r w:rsidR="00957B8C">
        <w:t xml:space="preserve"> et al. developed an attack that</w:t>
      </w:r>
      <w:r w:rsidR="004C3F79">
        <w:t xml:space="preserve"> </w:t>
      </w:r>
      <w:r w:rsidR="00C17D9D">
        <w:t>spies</w:t>
      </w:r>
      <w:r w:rsidR="0039640A">
        <w:t xml:space="preserve"> on</w:t>
      </w:r>
      <w:r w:rsidR="00E60388">
        <w:t xml:space="preserve"> applications using</w:t>
      </w:r>
      <w:r w:rsidR="00426A4F">
        <w:t xml:space="preserve"> the GPU through a hostile application</w:t>
      </w:r>
      <w:r w:rsidR="005E6332">
        <w:t xml:space="preserve"> </w:t>
      </w:r>
      <w:r w:rsidR="00AF04F3">
        <w:fldChar w:fldCharType="begin"/>
      </w:r>
      <w:r w:rsidR="008E2DB2">
        <w:instrText xml:space="preserve"> ADDIN ZOTERO_ITEM CSL_CITATION {"citationID":"akefdWIb","properties":{"formattedCitation":"[37]","plainCitation":"[37]","noteIndex":0},"citationItems":[{"id":30,"uris":["http://zotero.org/groups/5251274/items/E22F7SYB"],"itemData":{"id":30,"type":"paper-conference","abstract":"Graphics Processing Units (GPUs) are commonly integrated with computing devices to enhance the performance and capabilities of graphical workloads. In addition, they are increasingly being integrated in data centers and clouds such that they can be used to accelerate data intensive workloads. Under a number of scenarios the GPU can be shared between multiple applications at a ne granularity allowing a spy application to monitor side channels and attempt to infer the behavior of the victim. For example, OpenGL and WebGL send workloads to the GPU at the granularity of a frame, allowing an attacker to interleave the use of the GPU to measure the side-e ects of the victim computation through performance counters or other resource tracking APIs. We demonstrate the vulnerability using two applications. First, we show that an OpenGL based spy can ngerprint websites accurately, track user activities within the website, and even infer the keystroke timings for a password text box with high accuracy. The second application demonstrates how a CUDA spy application can derive the internal parameters of a neural network model being used by another CUDA application, illustrating these threats on the cloud. To counter these attacks, the paper suggests mitigations based on limiting the rate of the calls, or limiting the granularity of the returned information.","container-title":"Proceedings of the 2018 ACM SIGSAC Conference on Computer and Communications Security","DOI":"10.1145/3243734.3243831","event-place":"Toronto Canada","event-title":"CCS '18: 2018 ACM SIGSAC Conference on Computer and Communications Security","ISBN":"978-1-4503-5693-0","language":"en","page":"2139-2153","publisher":"ACM","publisher-place":"Toronto Canada","source":"DOI.org (Crossref)","title":"Rendered Insecure: GPU Side Channel Attacks are Practical","title-short":"Rendered Insecure","URL":"https://dl.acm.org/doi/10.1145/3243734.3243831","author":[{"family":"Naghibijouybari","given":"Hoda"},{"family":"Neupane","given":"Ajaya"},{"family":"Qian","given":"Zhiyun"},{"family":"Abu-Ghazaleh","given":"Nael"}],"accessed":{"date-parts":[["2023",11,17]]},"issued":{"date-parts":[["2018",10,15]]}}}],"schema":"https://github.com/citation-style-language/schema/raw/master/csl-citation.json"} </w:instrText>
      </w:r>
      <w:r w:rsidR="00AF04F3">
        <w:fldChar w:fldCharType="separate"/>
      </w:r>
      <w:r w:rsidR="00AF04F3" w:rsidRPr="00AF04F3">
        <w:t>[37]</w:t>
      </w:r>
      <w:r w:rsidR="00AF04F3">
        <w:fldChar w:fldCharType="end"/>
      </w:r>
      <w:r w:rsidR="00EF3E22">
        <w:t>. By seeing how</w:t>
      </w:r>
      <w:r w:rsidR="00F01524">
        <w:t xml:space="preserve"> memory is allocated the attacker </w:t>
      </w:r>
      <w:r w:rsidR="005E6332">
        <w:t>can</w:t>
      </w:r>
      <w:r w:rsidR="00F01524">
        <w:t xml:space="preserve"> make inferences on </w:t>
      </w:r>
      <w:r w:rsidR="003C2DB4">
        <w:t>the victims browsing history.</w:t>
      </w:r>
    </w:p>
    <w:p w14:paraId="384F1071" w14:textId="77777777" w:rsidR="0064120E" w:rsidRDefault="0064120E" w:rsidP="0064120E">
      <w:pPr>
        <w:jc w:val="both"/>
      </w:pPr>
    </w:p>
    <w:p w14:paraId="4C368B8D" w14:textId="77777777" w:rsidR="0064120E" w:rsidRDefault="0064120E" w:rsidP="0064120E">
      <w:pPr>
        <w:pStyle w:val="Heading1"/>
      </w:pPr>
      <w:r>
        <w:t>Defenses</w:t>
      </w:r>
    </w:p>
    <w:p w14:paraId="63948B85" w14:textId="111CA8AA" w:rsidR="0064120E" w:rsidRDefault="0064120E" w:rsidP="0064120E">
      <w:pPr>
        <w:jc w:val="both"/>
      </w:pPr>
      <w:r>
        <w:tab/>
        <w:t xml:space="preserve">Thermal channel attacks have a few ways in which they can be prevented. Some proposed defenses include having GPUs randomly solve garbage computations in an </w:t>
      </w:r>
      <w:r>
        <w:lastRenderedPageBreak/>
        <w:t xml:space="preserve">effort to add noise to the system, as well as changing the operating frequency of the GPU over regular intervals to make interpreting data much harder </w:t>
      </w:r>
      <w:r>
        <w:fldChar w:fldCharType="begin"/>
      </w:r>
      <w:r w:rsidR="008E2DB2">
        <w:instrText xml:space="preserve"> ADDIN ZOTERO_ITEM CSL_CITATION {"citationID":"ZVMjml5V","properties":{"formattedCitation":"[12]","plainCitation":"[12]","noteIndex":0},"citationItems":[{"id":62,"uris":["http://zotero.org/groups/5251274/items/2K353H58"],"itemData":{"id":62,"type":"paper-conference","abstract":"Thermal covert channel (TCC) attacks have been studied as a threat to CPU-based systems over recent years. In this paper, we propose a new type of TCC attack that for the first time leverages the Graphics Processing Unit (GPU) of a system to create a stealthy communication channel between two malicious applications. We evaluate our new attack on two different realworld platforms: a GPU-dedicated general computing platform and a GPU-integrated embedded platform. Our results are the first to show that a GPU-based thermal covert channel attack is possible. From our experiments, we obtain a transmission rate of up to 8.75 bps with a very low error rate of less than 2 % for a 12-bit packet size, which is comparable to CPU-based TCCs in the state of the art. Moreover, we show how existing state-of-the-art countermeasures for TCCs need to be extended to tackle the new GPU-based attack at the cost of added overhead. To reduce this overhead, we propose our own DVFS-based countermeasure which mitigates the attack, while causing 2× less performance loss than the state-of-the-art countermeasure on a set of compute-intensive GPU benchmark applications.","container-title":"2023 Design, Automation &amp; Test in Europe Conference &amp; Exhibition (DATE)","DOI":"10.23919/DATE56975.2023.10137090","event-place":"Antwerp, Belgium","event-title":"2023 Design, Automation &amp; Test in Europe Conference &amp; Exhibition (DATE)","language":"en","page":"1-6","publisher":"IEEE","publisher-place":"Antwerp, Belgium","source":"DOI.org (Crossref)","title":"The First Concept and Real-world Deployment of a GPU-based Thermal Covert Channel: Attack and Countermeasures","title-short":"The First Concept and Real-world Deployment of a GPU-based Thermal Covert Channel","URL":"https://ieeexplore.ieee.org/document/10137090/","author":[{"family":"González-Gómez","given":"Jeferson"},{"family":"Cordero-Zuñiga","given":"Kevin"},{"family":"Bauer","given":"Lars"},{"family":"Henkel","given":"Jörg"}],"accessed":{"date-parts":[["2023",11,6]]},"issued":{"date-parts":[["2023",4]]}}}],"schema":"https://github.com/citation-style-language/schema/raw/master/csl-citation.json"} </w:instrText>
      </w:r>
      <w:r>
        <w:fldChar w:fldCharType="separate"/>
      </w:r>
      <w:r w:rsidR="00B844C5" w:rsidRPr="00B844C5">
        <w:t>[12]</w:t>
      </w:r>
      <w:r>
        <w:fldChar w:fldCharType="end"/>
      </w:r>
      <w:r>
        <w:t>. However, these countermeasures introduce significant speed reductions to systems, and must be implemented carefully to maximize GPU performance.</w:t>
      </w:r>
      <w:r w:rsidR="00FE67AC">
        <w:t xml:space="preserve"> </w:t>
      </w:r>
      <w:r w:rsidR="002569DD">
        <w:t>It’s</w:t>
      </w:r>
      <w:r w:rsidR="00FE67AC">
        <w:t xml:space="preserve"> important to bring awareness of vulnerabilities to light and increase potential countermeasures</w:t>
      </w:r>
      <w:r w:rsidR="002569DD">
        <w:t xml:space="preserve"> </w:t>
      </w:r>
      <w:r w:rsidR="001345A8">
        <w:fldChar w:fldCharType="begin"/>
      </w:r>
      <w:r w:rsidR="008E2DB2">
        <w:instrText xml:space="preserve"> ADDIN ZOTERO_ITEM CSL_CITATION {"citationID":"nDTAvM7c","properties":{"formattedCitation":"[38]","plainCitation":"[38]","noteIndex":0},"citationItems":[{"id":40,"uris":["http://zotero.org/groups/5251274/items/RB43Z49K"],"itemData":{"id":40,"type":"article-journal","abstract":"Graphics processing unit (GPU), although a powerful performance-booster, also has many security vulnerabilities. Due to these, the GPU can act as a safe-haven for stealthy malware and the weakest “link” in the security “chain”. In this paper, we present a survey of techniques for analyzing and improving GPU security. We classify the works on key attributes to highlight their similarities and differences. More than informing users and researchers about GPU security techniques, this survey aims to increase their awareness about GPU security vulnerabilities and potential countermeasures.","container-title":"Journal of Hardware and Systems Security","DOI":"10.1007/s41635-018-0039-0","ISSN":"2509-3436","issue":"3","journalAbbreviation":"J Hardw Syst Secur","language":"en","page":"266-285","source":"Springer Link","title":"A Survey of Techniques for Improving Security of GPUs","volume":"2","author":[{"family":"Mittal","given":"Sparsh"},{"family":"Abhinaya","given":"S. B."},{"family":"Reddy","given":"Manish"},{"family":"Ali","given":"Irfan"}],"issued":{"date-parts":[["2018",9,1]]}}}],"schema":"https://github.com/citation-style-language/schema/raw/master/csl-citation.json"} </w:instrText>
      </w:r>
      <w:r w:rsidR="001345A8">
        <w:fldChar w:fldCharType="separate"/>
      </w:r>
      <w:r w:rsidR="00AF04F3" w:rsidRPr="00AF04F3">
        <w:t>[38]</w:t>
      </w:r>
      <w:r w:rsidR="001345A8">
        <w:fldChar w:fldCharType="end"/>
      </w:r>
      <w:r w:rsidR="00620C2C">
        <w:t>. Often</w:t>
      </w:r>
      <w:r w:rsidR="00141F48">
        <w:t xml:space="preserve">, it is this introduction of overheads that </w:t>
      </w:r>
      <w:r w:rsidR="00B255C3">
        <w:t xml:space="preserve">may make </w:t>
      </w:r>
      <w:r w:rsidR="00B0082B">
        <w:t>users of the CUDA platform</w:t>
      </w:r>
      <w:r w:rsidR="00ED6148">
        <w:t xml:space="preserve"> for GPUs</w:t>
      </w:r>
      <w:r w:rsidR="00B0082B">
        <w:t xml:space="preserve"> and </w:t>
      </w:r>
      <w:r w:rsidR="00F5667C">
        <w:t xml:space="preserve">vendors </w:t>
      </w:r>
      <w:r w:rsidR="009067A3">
        <w:t>wince</w:t>
      </w:r>
      <w:r w:rsidR="00F5667C">
        <w:t xml:space="preserve"> at </w:t>
      </w:r>
      <w:r w:rsidR="00E56596">
        <w:t xml:space="preserve">the idea of </w:t>
      </w:r>
      <w:r w:rsidR="00C21A0E">
        <w:t xml:space="preserve">reducing performance when it is the </w:t>
      </w:r>
      <w:r w:rsidR="0045590E">
        <w:t>high per</w:t>
      </w:r>
      <w:r w:rsidR="00D740F6">
        <w:t xml:space="preserve">formance of </w:t>
      </w:r>
      <w:r w:rsidR="00F25C5E">
        <w:t>a GPU that makes it use and impl</w:t>
      </w:r>
      <w:r w:rsidR="009067A3">
        <w:t>eme</w:t>
      </w:r>
      <w:r w:rsidR="00F25C5E">
        <w:t xml:space="preserve">ntation </w:t>
      </w:r>
      <w:r w:rsidR="00962B44">
        <w:t>so valuable.</w:t>
      </w:r>
      <w:r w:rsidR="002502F9">
        <w:t xml:space="preserve"> </w:t>
      </w:r>
      <w:r w:rsidR="0048618B">
        <w:t>Having to</w:t>
      </w:r>
      <w:r w:rsidR="00A527B3">
        <w:t xml:space="preserve"> constantly initialize </w:t>
      </w:r>
      <w:r w:rsidR="005A1D15">
        <w:t>or run</w:t>
      </w:r>
      <w:r w:rsidR="00A865E5">
        <w:t xml:space="preserve"> code specifically to erase</w:t>
      </w:r>
      <w:r w:rsidR="00AC4CBF" w:rsidRPr="00AC4CBF">
        <w:t xml:space="preserve"> </w:t>
      </w:r>
      <w:r w:rsidR="00AC4CBF">
        <w:t>may not seem like such an attractive idea</w:t>
      </w:r>
      <w:r w:rsidR="00E36CD5">
        <w:t xml:space="preserve">, but </w:t>
      </w:r>
      <w:r w:rsidR="00165CA4">
        <w:t xml:space="preserve">memory vulnerabilities such as the one presented by </w:t>
      </w:r>
      <w:r w:rsidR="00D8792C">
        <w:t>Lee et al.</w:t>
      </w:r>
      <w:r w:rsidR="00DF1098">
        <w:t xml:space="preserve"> could </w:t>
      </w:r>
      <w:r w:rsidR="00AC4CBF">
        <w:t xml:space="preserve">be </w:t>
      </w:r>
      <w:r w:rsidR="00DF1098">
        <w:t xml:space="preserve">easily avoided as such. </w:t>
      </w:r>
      <w:r w:rsidR="00E72644">
        <w:t>Otherwise,</w:t>
      </w:r>
      <w:r w:rsidR="00DF1098">
        <w:t xml:space="preserve"> </w:t>
      </w:r>
      <w:r w:rsidR="0027359D">
        <w:t xml:space="preserve">researchers are left to </w:t>
      </w:r>
      <w:r w:rsidR="004838E3">
        <w:t xml:space="preserve">ask </w:t>
      </w:r>
      <w:r w:rsidR="00E16510">
        <w:t>for</w:t>
      </w:r>
      <w:r w:rsidR="008650B6">
        <w:t xml:space="preserve"> </w:t>
      </w:r>
      <w:r w:rsidR="003F5D32">
        <w:t>GPU</w:t>
      </w:r>
      <w:r w:rsidR="008650B6">
        <w:t xml:space="preserve"> vendors</w:t>
      </w:r>
      <w:r w:rsidR="003F5D32">
        <w:t xml:space="preserve"> </w:t>
      </w:r>
      <w:r w:rsidR="00C80D75">
        <w:t xml:space="preserve">to </w:t>
      </w:r>
      <w:r w:rsidR="008C7772">
        <w:t xml:space="preserve">reorient their </w:t>
      </w:r>
      <w:r w:rsidR="00F73C63">
        <w:t>efforts towards</w:t>
      </w:r>
      <w:r w:rsidR="00F628FD">
        <w:t xml:space="preserve"> making this possible without a large impact on performance</w:t>
      </w:r>
      <w:r w:rsidR="008650B6">
        <w:t xml:space="preserve"> </w:t>
      </w:r>
      <w:r w:rsidR="00DF21BF">
        <w:fldChar w:fldCharType="begin"/>
      </w:r>
      <w:r w:rsidR="008E2DB2">
        <w:instrText xml:space="preserve"> ADDIN ZOTERO_ITEM CSL_CITATION {"citationID":"VXx15dBD","properties":{"formattedCitation":"[18]","plainCitation":"[18]","noteIndex":0},"citationItems":[{"id":70,"uris":["http://zotero.org/groups/5251274/items/DAREPVEF"],"itemData":{"id":70,"type":"paper-conference","abstract":"Graphics processing units (GPUs) are important components of modern computing devices for not only graphics rendering, but also efﬁcient parallel computations. However, their security problems are ignored despite their importance and popularity. In this paper, we ﬁrst perform an in-depth security analysis on GPUs to detect security vulnerabilities. We observe that contemporary, widely-used GPUs, both NVIDIA’s and AMD’s, do not initialize newly allocated GPU memory pages which may contain sensitive user data. By exploiting such vulnerabilities, we propose attack methods for revealing a victim program’s data kept in GPU memory both during its execution and right after its termination. We further show the high applicability of the proposed attacks by applying them to the Chromium and Firefox web browsers which use GPUs for accelerating webpage rendering. We detect that both browsers leave rendered webpage textures in GPU memory, so that we can infer which webpages a victim user has visited by analyzing the remaining textures. The accuracy of our advanced inference attack that uses both pixel sequence matching and RGB histogram matching is up to 95.4%.","container-title":"2014 IEEE Symposium on Security and Privacy","DOI":"10.1109/SP.2014.9","event-place":"San Jose, CA","event-title":"2014 IEEE Symposium on Security and Privacy (SP)","ISBN":"978-1-4799-4686-0","language":"en","page":"19-33","publisher":"IEEE","publisher-place":"San Jose, CA","source":"DOI.org (Crossref)","title":"Stealing Webpages Rendered on Your Browser by Exploiting GPU Vulnerabilities","URL":"http://ieeexplore.ieee.org/document/6956554/","author":[{"family":"Lee","given":"Sangho"},{"family":"Kim","given":"Youngsok"},{"family":"Kim","given":"Jangwoo"},{"family":"Kim","given":"Jong"}],"accessed":{"date-parts":[["2023",11,6]]},"issued":{"date-parts":[["2014",5]]}}}],"schema":"https://github.com/citation-style-language/schema/raw/master/csl-citation.json"} </w:instrText>
      </w:r>
      <w:r w:rsidR="00DF21BF">
        <w:fldChar w:fldCharType="separate"/>
      </w:r>
      <w:r w:rsidR="004C2D94" w:rsidRPr="004C2D94">
        <w:t>[18]</w:t>
      </w:r>
      <w:r w:rsidR="00DF21BF">
        <w:fldChar w:fldCharType="end"/>
      </w:r>
      <w:r w:rsidR="008650B6">
        <w:t>.</w:t>
      </w:r>
    </w:p>
    <w:p w14:paraId="54B94B5A" w14:textId="77777777" w:rsidR="0064120E" w:rsidRDefault="0064120E" w:rsidP="0064120E">
      <w:pPr>
        <w:jc w:val="both"/>
      </w:pPr>
      <w:r>
        <w:tab/>
        <w:t>Pixel stealing attacks based on SVG filters are quite easy to defend against. Some proposed countermeasures include:</w:t>
      </w:r>
    </w:p>
    <w:p w14:paraId="638C93F6" w14:textId="399B30CA" w:rsidR="0064120E" w:rsidRDefault="0064120E" w:rsidP="0064120E">
      <w:pPr>
        <w:pStyle w:val="ListParagraph"/>
        <w:numPr>
          <w:ilvl w:val="0"/>
          <w:numId w:val="26"/>
        </w:numPr>
        <w:jc w:val="both"/>
      </w:pPr>
      <w:r>
        <w:t xml:space="preserve">Running the system well under power or thermal budgets so that frequency is never throttled </w:t>
      </w:r>
      <w:r>
        <w:fldChar w:fldCharType="begin"/>
      </w:r>
      <w:r w:rsidR="008E2DB2">
        <w:instrText xml:space="preserve"> ADDIN ZOTERO_ITEM CSL_CITATION {"citationID":"sawpDN7T","properties":{"formattedCitation":"[20]","plainCitation":"[20]","noteIndex":0},"citationItems":[{"id":60,"uris":["http://zotero.org/groups/5251274/items/EY8MMZZH"],"itemData":{"id":60,"type":"article","abstract":"The drive to create thinner, lighter, and more energy efﬁcient devices has resulted in modern SoCs being forced to balance a delicate tradeoff between power consumption, heat dissipation, and execution speed (i.e., frequency). While beneﬁcial, these DVFS mechanisms have also resulted in softwarevisible hybrid side-channels, which use software to probe analog properties of computing devices. Such hybrid attacks are an emerging threat that can bypass countermeasures for traditional microarchitectural side-channel attacks.","language":"en","note":"arXiv:2305.12784 [cs]","number":"arXiv:2305.12784","publisher":"arXiv","source":"arXiv.org","title":"Hot Pixels: Frequency, Power, and Temperature Attacks on GPUs and ARM SoCs","title-short":"Hot Pixels","URL":"http://arxiv.org/abs/2305.12784","author":[{"family":"Taneja","given":"Hritvik"},{"family":"Kim","given":"Jason"},{"family":"Xu","given":"Jie Jeff"},{"family":"Schaik","given":"Stephan","non-dropping-particle":"van"},{"family":"Genkin","given":"Daniel"},{"family":"Yarom","given":"Yuval"}],"accessed":{"date-parts":[["2023",11,6]]},"issued":{"date-parts":[["2023",5,22]]}}}],"schema":"https://github.com/citation-style-language/schema/raw/master/csl-citation.json"} </w:instrText>
      </w:r>
      <w:r>
        <w:fldChar w:fldCharType="separate"/>
      </w:r>
      <w:r w:rsidR="004C2D94" w:rsidRPr="004C2D94">
        <w:t>[20]</w:t>
      </w:r>
      <w:r>
        <w:fldChar w:fldCharType="end"/>
      </w:r>
      <w:r>
        <w:t>.</w:t>
      </w:r>
    </w:p>
    <w:p w14:paraId="23151D29" w14:textId="2BC16665" w:rsidR="0064120E" w:rsidRDefault="0064120E" w:rsidP="0064120E">
      <w:pPr>
        <w:pStyle w:val="ListParagraph"/>
        <w:numPr>
          <w:ilvl w:val="0"/>
          <w:numId w:val="26"/>
        </w:numPr>
        <w:jc w:val="both"/>
      </w:pPr>
      <w:r>
        <w:t xml:space="preserve">Preventing SVG filters from applying to </w:t>
      </w:r>
      <w:proofErr w:type="spellStart"/>
      <w:r>
        <w:t>iframes</w:t>
      </w:r>
      <w:proofErr w:type="spellEnd"/>
      <w:r>
        <w:t xml:space="preserve"> and hyperlinks </w:t>
      </w:r>
      <w:r>
        <w:fldChar w:fldCharType="begin"/>
      </w:r>
      <w:r w:rsidR="008E2DB2">
        <w:instrText xml:space="preserve"> ADDIN ZOTERO_ITEM CSL_CITATION {"citationID":"xe1OYwVZ","properties":{"formattedCitation":"[20]","plainCitation":"[20]","noteIndex":0},"citationItems":[{"id":60,"uris":["http://zotero.org/groups/5251274/items/EY8MMZZH"],"itemData":{"id":60,"type":"article","abstract":"The drive to create thinner, lighter, and more energy efﬁcient devices has resulted in modern SoCs being forced to balance a delicate tradeoff between power consumption, heat dissipation, and execution speed (i.e., frequency). While beneﬁcial, these DVFS mechanisms have also resulted in softwarevisible hybrid side-channels, which use software to probe analog properties of computing devices. Such hybrid attacks are an emerging threat that can bypass countermeasures for traditional microarchitectural side-channel attacks.","language":"en","note":"arXiv:2305.12784 [cs]","number":"arXiv:2305.12784","publisher":"arXiv","source":"arXiv.org","title":"Hot Pixels: Frequency, Power, and Temperature Attacks on GPUs and ARM SoCs","title-short":"Hot Pixels","URL":"http://arxiv.org/abs/2305.12784","author":[{"family":"Taneja","given":"Hritvik"},{"family":"Kim","given":"Jason"},{"family":"Xu","given":"Jie Jeff"},{"family":"Schaik","given":"Stephan","non-dropping-particle":"van"},{"family":"Genkin","given":"Daniel"},{"family":"Yarom","given":"Yuval"}],"accessed":{"date-parts":[["2023",11,6]]},"issued":{"date-parts":[["2023",5,22]]}}}],"schema":"https://github.com/citation-style-language/schema/raw/master/csl-citation.json"} </w:instrText>
      </w:r>
      <w:r>
        <w:fldChar w:fldCharType="separate"/>
      </w:r>
      <w:r w:rsidR="004C2D94" w:rsidRPr="004C2D94">
        <w:t>[20]</w:t>
      </w:r>
      <w:r>
        <w:fldChar w:fldCharType="end"/>
      </w:r>
      <w:r>
        <w:t>. This feature is already implemented in Firefox.</w:t>
      </w:r>
    </w:p>
    <w:p w14:paraId="7C0C6ABC" w14:textId="77777777" w:rsidR="0064120E" w:rsidRDefault="0064120E" w:rsidP="0064120E">
      <w:pPr>
        <w:pStyle w:val="ListParagraph"/>
        <w:jc w:val="both"/>
      </w:pPr>
    </w:p>
    <w:p w14:paraId="03679B06" w14:textId="40B1C8FE" w:rsidR="0064120E" w:rsidRDefault="0064120E" w:rsidP="0064120E">
      <w:pPr>
        <w:jc w:val="both"/>
      </w:pPr>
      <w:r>
        <w:tab/>
        <w:t xml:space="preserve">Timing based SCAs on SoCs have also had defenses proposed which would make it much harder to successfully pull off an attack. Among these include prioritizing new memory read requests in the </w:t>
      </w:r>
      <w:proofErr w:type="spellStart"/>
      <w:r>
        <w:t>iGPU</w:t>
      </w:r>
      <w:proofErr w:type="spellEnd"/>
      <w:r>
        <w:t xml:space="preserve">, and partitioning channels to multiple memory controllers (MCs) to make it harder for the transmitter to send data </w:t>
      </w:r>
      <w:r>
        <w:fldChar w:fldCharType="begin"/>
      </w:r>
      <w:r w:rsidR="008E2DB2">
        <w:instrText xml:space="preserve"> ADDIN ZOTERO_ITEM CSL_CITATION {"citationID":"wDfp5j4t","properties":{"formattedCitation":"[30]","plainCitation":"[30]","noteIndex":0},"citationItems":[{"id":61,"uris":["http://zotero.org/groups/5251274/items/ILJD52JS"],"itemData":{"id":61,"type":"article","abstract":"In heterogeneous SoCs, accelerators like integrated GPUs (iGPUs) are integrated on the same chip as CPUs, sharing the memory subsystem. In such systems, the massive memory requests from throughput-oriented accelerators significantly interfere with CPU memory requests. In addition to the large performance impact, this interference provides an attacker with a strong leakage vector for covert attacks across the processors, which is hard to achieve across the cores in a multi-core CPU. In this paper, we demonstrate that parallel memory write requests of the iGPU and more specifically, the management policy of the write buffer in the memory controller (MC) can lead to significantly stalling CPU memory read requests in heterogeneous SoCs.","language":"en","note":"arXiv:2307.16123 [cs]","number":"arXiv:2307.16123","publisher":"arXiv","source":"arXiv.org","title":"Exploiting Parallel Memory Write Requests for Covert Channel Attacks in Integrated CPU-GPU Systems","URL":"http://arxiv.org/abs/2307.16123","author":[{"family":"Almusaddar","given":"Ghadeer"},{"family":"Naghibijouybari","given":"Hoda"}],"accessed":{"date-parts":[["2023",11,6]]},"issued":{"date-parts":[["2023",7,30]]}}}],"schema":"https://github.com/citation-style-language/schema/raw/master/csl-citation.json"} </w:instrText>
      </w:r>
      <w:r>
        <w:fldChar w:fldCharType="separate"/>
      </w:r>
      <w:r w:rsidR="004C2D94" w:rsidRPr="004C2D94">
        <w:t>[30]</w:t>
      </w:r>
      <w:r>
        <w:fldChar w:fldCharType="end"/>
      </w:r>
      <w:r>
        <w:t xml:space="preserve">. In addition, continuously randomizing the width of the coalescing unit can make it harder to execute attacks based on timing differentials </w:t>
      </w:r>
      <w:r>
        <w:fldChar w:fldCharType="begin"/>
      </w:r>
      <w:r w:rsidR="008E2DB2">
        <w:instrText xml:space="preserve"> ADDIN ZOTERO_ITEM CSL_CITATION {"citationID":"bC4KFFQ9","properties":{"formattedCitation":"[7]","plainCitation":"[7]","noteIndex":0},"citationItems":[{"id":51,"uris":["http://zotero.org/groups/5251274/items/DUQSNZMI"],"itemData":{"id":51,"type":"paper-conference","abstract":"GPUs are increasingly being used in security applications, especially for accelerating encryption/decryption. While GPUs are an attractive platform in terms of performance, the security of these devices raises a number of concerns. One vulnerability is the data-dependent timing information, which can be exploited by adversary to recover the encryption key.","container-title":"2020 IEEE International Symposium on Hardware Oriented Security and Trust (HOST)","DOI":"10.1109/HOST45689.2020.9300259","event-place":"San Jose, CA, USA","event-title":"2020 IEEE International Symposium on Hardware Oriented Security and Trust (HOST)","ISBN":"978-1-72817-405-1","language":"en","page":"122-131","publisher":"IEEE","publisher-place":"San Jose, CA, USA","source":"DOI.org (Crossref)","title":"Hardware/Software Obfuscation against Timing Side-channel Attack on a GPU","URL":"https://ieeexplore.ieee.org/document/9300259/","author":[{"family":"Karimi","given":"Elmira"},{"family":"Fei","given":"Yunsi"},{"family":"Kaeli","given":"David"}],"accessed":{"date-parts":[["2023",11,6]]},"issued":{"date-parts":[["2020",12,7]]}}}],"schema":"https://github.com/citation-style-language/schema/raw/master/csl-citation.json"} </w:instrText>
      </w:r>
      <w:r>
        <w:fldChar w:fldCharType="separate"/>
      </w:r>
      <w:r w:rsidR="00B844C5" w:rsidRPr="00B844C5">
        <w:t>[7]</w:t>
      </w:r>
      <w:r>
        <w:fldChar w:fldCharType="end"/>
      </w:r>
      <w:r>
        <w:t>.</w:t>
      </w:r>
    </w:p>
    <w:p w14:paraId="38B2D7DF" w14:textId="2443EBE2" w:rsidR="0064120E" w:rsidRDefault="0064120E" w:rsidP="0064120E">
      <w:pPr>
        <w:jc w:val="both"/>
      </w:pPr>
      <w:r>
        <w:tab/>
      </w:r>
      <w:r w:rsidR="00AB4C13">
        <w:t xml:space="preserve">The </w:t>
      </w:r>
      <w:r>
        <w:t xml:space="preserve">developers </w:t>
      </w:r>
      <w:r w:rsidR="00AB4C13">
        <w:t xml:space="preserve">behind the Trident attack </w:t>
      </w:r>
      <w:r>
        <w:t xml:space="preserve">also proposed </w:t>
      </w:r>
      <w:proofErr w:type="spellStart"/>
      <w:r>
        <w:t>TridentShield</w:t>
      </w:r>
      <w:proofErr w:type="spellEnd"/>
      <w:r w:rsidR="00AB4C13">
        <w:t>,</w:t>
      </w:r>
      <w:r>
        <w:t xml:space="preserve"> a countermeasure to their timing-based correlation attack </w:t>
      </w:r>
      <w:r>
        <w:fldChar w:fldCharType="begin"/>
      </w:r>
      <w:r w:rsidR="008E2DB2">
        <w:instrText xml:space="preserve"> ADDIN ZOTERO_ITEM CSL_CITATION {"citationID":"sQJqsQnm","properties":{"formattedCitation":"[31]","plainCitation":"[31]","noteIndex":0},"citationItems":[{"id":59,"uris":["http://zotero.org/groups/5251274/items/8FIENTYP"],"itemData":{"id":59,"type":"paper-conference","abstract":"Given the parallel processing capabilities of Graphics Processing Units (GPUs), many applications are exploiting GPUs and cryptographic systems have also begun to leverage GPUs to accelerate encryption/decryption. Recent work has identiﬁed how microarchitectural side-channel attacks can be carried out on AES (Advanced Encryption Standard) by exploiting the SIMT characteristics and memory coalescing of GPUs. In this work, we ﬁrst show that previously proposed correlationbased side-channel attacks are not feasible on modern GPUs that support narrower data-cache accesses via a sectored-cache microarchitecture – resulting in memory accesses from different levels of the memory hierarchy. In comparison, we identify how negative timing correlation can occur in modern GPUs when data is fetched from different levels of the cache hierarchy. We then propose Trident – a hybrid cache-collision timing attack on GPUs that can fully recover all AES key bytes on modern GPUs. Cache collisions in GPUs present challenges due to the large number of threads and the number of samples required. To address these challenges, Trident consists of three different components – negative timing correlation, cache-collision attack, and chosen plaintext attack. We leverage the negative timing correlation to recover earlier key bytes of AES while exploiting cache-collision attacks for the latter AES key bytes. To enable GPU cache collision attacks, we exploit memory coalescing to control the number of memory accesses through chosen-plaintext attacks to signiﬁcantly reduce the number of timing samples needed. Our proposed Trident attack results in over 10× reduction in the number of samples needed to recover the key bytes compared with prior work, while still being successful in full AES key recovery in modern GPUs. We also propose TridentShield – a latency-based countermeasure to the Trident attack that minimizes throughput degradation in GPUs.","container-title":"2021 IEEE International Symposium on High-Performance Computer Architecture (HPCA)","DOI":"10.1109/HPCA51647.2021.00036","event-place":"Seoul, Korea (South)","event-title":"2021 IEEE International Symposium on High-Performance Computer Architecture (HPCA)","ISBN":"978-1-66542-235-2","language":"en","page":"332-344","publisher":"IEEE","publisher-place":"Seoul, Korea (South)","source":"DOI.org (Crossref)","title":"Trident: A Hybrid Correlation-Collision GPU Cache Timing Attack for AES Key Recovery","title-short":"Trident","URL":"https://ieeexplore.ieee.org/document/9407157/","author":[{"family":"Ahn","given":"Jaeguk"},{"family":"Jin","given":"Cheolgyu"},{"family":"Kim","given":"Jiho"},{"family":"Rhu","given":"Minsoo"},{"family":"Fei","given":"Yunsi"},{"family":"Kaeli","given":"David"},{"family":"Kim","given":"John"}],"accessed":{"date-parts":[["2023",11,6]]},"issued":{"date-parts":[["2021",2]]}}}],"schema":"https://github.com/citation-style-language/schema/raw/master/csl-citation.json"} </w:instrText>
      </w:r>
      <w:r>
        <w:fldChar w:fldCharType="separate"/>
      </w:r>
      <w:r w:rsidR="004C2D94" w:rsidRPr="004C2D94">
        <w:t>[31]</w:t>
      </w:r>
      <w:r>
        <w:fldChar w:fldCharType="end"/>
      </w:r>
      <w:r>
        <w:t xml:space="preserve">. They note that randomly coalescing memory requests or introducing bucket-based coalescing techniques can work, but either have limitations or significant computing overhead. In contrast, </w:t>
      </w:r>
      <w:proofErr w:type="spellStart"/>
      <w:r>
        <w:t>TridentShield</w:t>
      </w:r>
      <w:proofErr w:type="spellEnd"/>
      <w:r>
        <w:t xml:space="preserve"> prevents countermeasures by making memory access times constant, instead of variable and exploitable. </w:t>
      </w:r>
    </w:p>
    <w:p w14:paraId="401063AC" w14:textId="2F2442FD" w:rsidR="0064120E" w:rsidRPr="009410C7" w:rsidRDefault="0064120E" w:rsidP="0064120E">
      <w:pPr>
        <w:jc w:val="both"/>
      </w:pPr>
      <w:r>
        <w:tab/>
        <w:t xml:space="preserve">Regarding cross VM attacks, Liu et al., recommend incorporating side-channel aware resource scheduling on all GPUs used in a hypervisor, as well as having the hypervisor monitor GPU activities on each </w:t>
      </w:r>
      <w:proofErr w:type="spellStart"/>
      <w:r>
        <w:t>vGPU</w:t>
      </w:r>
      <w:proofErr w:type="spellEnd"/>
      <w:r>
        <w:t xml:space="preserve"> </w:t>
      </w:r>
      <w:r>
        <w:fldChar w:fldCharType="begin"/>
      </w:r>
      <w:r w:rsidR="008E2DB2">
        <w:instrText xml:space="preserve"> ADDIN ZOTERO_ITEM CSL_CITATION {"citationID":"I2dwWbfq","properties":{"formattedCitation":"[33]","plainCitation":"[33]","noteIndex":0},"citationItems":[{"id":50,"uris":["http://zotero.org/groups/5251274/items/ZE4U4FKD"],"itemData":{"id":50,"type":"paper-conference","abstract":"The Internet of Things (IoT) and mobile systems nowadays are required to perform more intensive computation, such as facial detection, image recognition and even remote gaming, etc. Due to the limited computation performance and power budget, it is sometimes impossible to perform these workloads locally. As high-performance GPUs become more common in the cloud, ofﬂoading the computation to the cloud becomes a possible choice. However, due to the fact that ofﬂoaded workloads from different devices (belonging to different users) are being computed in the same cloud, security concerns arise. Side channel attacks on GPU systems have been widely studied, where the threat model is the attacker and the victim are running on the same operating system. Recently, major GPU vendors have provided hardware and library support to virtualize GPUs for better isolation among users. This work studies the side channel attacks from one virtual machine to another where both share the same physical GPU. We show that it is possible to infer other user’s activities in this setup and can further steal others deep learning model.","container-title":"2019 IEEE Security and Privacy Workshops (SPW)","DOI":"10.1109/SPW.2019.00037","event-place":"San Francisco, CA, USA","event-title":"2019 IEEE Security and Privacy Workshops (SPW)","ISBN":"978-1-72813-508-3","language":"en","page":"156-161","publisher":"IEEE","publisher-place":"San Francisco, CA, USA","source":"DOI.org (Crossref)","title":"Side Channel Attacks in Computation Offloading Systems with GPU Virtualization","URL":"https://ieeexplore.ieee.org/document/8844612/","author":[{"family":"Liu","given":"Sihang"},{"family":"Wei","given":"Yizhou"},{"family":"Chi","given":"Jianfeng"},{"family":"Shezan","given":"Faysal Hossain"},{"family":"Tian","given":"Yuan"}],"accessed":{"date-parts":[["2023",11,6]]},"issued":{"date-parts":[["2019",5]]}}}],"schema":"https://github.com/citation-style-language/schema/raw/master/csl-citation.json"} </w:instrText>
      </w:r>
      <w:r>
        <w:fldChar w:fldCharType="separate"/>
      </w:r>
      <w:r w:rsidR="004C2D94" w:rsidRPr="004C2D94">
        <w:t>[33]</w:t>
      </w:r>
      <w:r>
        <w:fldChar w:fldCharType="end"/>
      </w:r>
      <w:r>
        <w:t xml:space="preserve">. </w:t>
      </w:r>
    </w:p>
    <w:p w14:paraId="4FCC9945" w14:textId="027588A7" w:rsidR="0064120E" w:rsidRDefault="0064120E" w:rsidP="0064120E">
      <w:pPr>
        <w:jc w:val="both"/>
      </w:pPr>
      <w:r>
        <w:tab/>
        <w:t xml:space="preserve">Mitigation strategies can be put in place for GPUs. </w:t>
      </w:r>
      <w:r w:rsidR="00AA747A">
        <w:t>This becomes e</w:t>
      </w:r>
      <w:r>
        <w:t xml:space="preserve">specially </w:t>
      </w:r>
      <w:r w:rsidR="00AA747A">
        <w:t xml:space="preserve">true when </w:t>
      </w:r>
      <w:r>
        <w:t xml:space="preserve">considering the susceptibility of other components within heterogeneous systems, including the interconnect and memory components. </w:t>
      </w:r>
      <w:r w:rsidR="004459EE">
        <w:t>Considering the implementation of such strategies may</w:t>
      </w:r>
      <w:r>
        <w:t xml:space="preserve"> provide insights into addressing security challenges in contemporary designs </w:t>
      </w:r>
      <w:r>
        <w:fldChar w:fldCharType="begin"/>
      </w:r>
      <w:r w:rsidR="008E2DB2">
        <w:instrText xml:space="preserve"> ADDIN ZOTERO_ITEM CSL_CITATION {"citationID":"HjQjfUBK","properties":{"formattedCitation":"[39]","plainCitation":"[39]","noteIndex":0},"citationItems":[{"id":64,"uris":["http://zotero.org/groups/5251274/items/W32RNNR6"],"itemData":{"id":64,"type":"article-journal","abstract":"With the increasing proliferation of hardware accelerators and the predicted continued increase in the heterogeneity of future computing systems, it is necessary to understand the security properties of such systems. In this survey article, we consider the security of heterogeneous systems against microarchitectural attacks, with a focus on covert- and side-channel attacks, as well as fault injection attacks. We review works that have explored the vulnerability of the individual accelerators (such as Graphical Processing Units, GPUs, and Field Programmable Gate Arrays, FPGAs) against these attacks, as well as efforts to mitigate them. We also consider the vulnerability of other components within a heterogeneous system such as the interconnect and memory component. We believe that this survey is especially timely, as new accelerators and heterogeneous systems are being designed such that these designs understand the security threats and develop systems that are not only performant but also secure.","container-title":"ACM Computing Surveys","DOI":"10.1145/3544102","ISSN":"0360-0300, 1557-7341","issue":"7","journalAbbreviation":"ACM Comput. Surv.","language":"en","page":"1-40","source":"DOI.org (Crossref)","title":"Microarchitectural Attacks in Heterogeneous Systems: A Survey","title-short":"Microarchitectural Attacks in Heterogeneous Systems","volume":"55","author":[{"family":"Naghibijouybari","given":"Hoda"},{"family":"Koruyeh","given":"Esmaeil Mohammadian"},{"family":"Abu-Ghazaleh","given":"Nael"}],"issued":{"date-parts":[["2023",7,31]]}}}],"schema":"https://github.com/citation-style-language/schema/raw/master/csl-citation.json"} </w:instrText>
      </w:r>
      <w:r>
        <w:fldChar w:fldCharType="separate"/>
      </w:r>
      <w:r w:rsidR="00AF04F3" w:rsidRPr="00AF04F3">
        <w:t>[39]</w:t>
      </w:r>
      <w:r>
        <w:fldChar w:fldCharType="end"/>
      </w:r>
      <w:r>
        <w:t>.</w:t>
      </w:r>
      <w:r w:rsidR="00920016">
        <w:t xml:space="preserve"> A lot can be said with heterogenous computing </w:t>
      </w:r>
      <w:r w:rsidR="00920016">
        <w:fldChar w:fldCharType="begin"/>
      </w:r>
      <w:r w:rsidR="008E2DB2">
        <w:instrText xml:space="preserve"> ADDIN ZOTERO_ITEM CSL_CITATION {"citationID":"Lus7gPwf","properties":{"formattedCitation":"[40]","plainCitation":"[40]","noteIndex":0},"citationItems":[{"id":53,"uris":["http://zotero.org/groups/5251274/items/ZVA3U95G"],"itemData":{"id":53,"type":"article-journal","abstract":"In the big data era, processing large amounts of data imposes several challenges, mainly in terms of performance. Complex operations in data science, such as deep learning, large-scale simulations, and visualization applications, can consume a significant amount of computing time. Heterogeneous computing is an attractive alternative for algorithm acceleration, using not one but several different kinds of computing devices (CPUs, GPUs, or FPGAs) simultaneously. Accelerating an algorithm for a specific device under a specific framework, i.e., CUDA/GPU, provides a solution with the highest possible performance at the cost of a loss in generality and requires an experienced programmer. On the contrary, heterogeneous computing allows one to hide the details pertaining to the simultaneous use of different technologies in order to accelerate computation. However, effective heterogeneous computing implementation still requires mastering the underlying design flow. Aiming to fill this gap, in this paper we present a heterogeneous computing platform (HCP). Regarding its main features, this platform allows non-experts in heterogeneous computing to deploy, run, and evaluate high-computational-demand algorithms following a semi-automatic design flow. Given the implementation of an algorithm in C with minimal format requirements, the platform automatically generates the parallel code using a code analyzer, which is adapted to target a set of available computing devices. Thus, while an experienced heterogeneous computing programmer is not required, the process can run over the available computing devices on the platform as it is not an ad hoc solution for a specific computing device. The proposed HCP relies on the OpenCL specification for interoperability and generality. The platform was validated and evaluated in terms of generality and efficiency through a set of experiments using the algorithms of the Polybench/C suite (version 3.2) as the input. Different configurations for the platform were used, considering CPUs only, GPUs only, and a combination of both. The results revealed that the proposed HCP was able to achieve accelerations of up to 270× for specific classes of algorithms, i.e., parallel-friendly algorithms, while its use required almost no expertise in either OpenCL or heterogeneous computing from the programmer/end-user.","container-title":"Computation","DOI":"10.3390/computation11050097","ISSN":"2079-3197","issue":"5","language":"en","license":"http://creativecommons.org/licenses/by/3.0/","note":"number: 5\npublisher: Multidisciplinary Digital Publishing Institute","page":"97","source":"www-mdpi-com.proxy-tu.researchport.umd.edu","title":"A Flexible and General-Purpose Platform for Heterogeneous Computing","volume":"11","author":[{"family":"Garcia-Hernandez","given":"Jose Juan"},{"family":"Morales-Sandoval","given":"Miguel"},{"family":"Elizondo-Rodríguez","given":"Erick"}],"issued":{"date-parts":[["2023",5]]}}}],"schema":"https://github.com/citation-style-language/schema/raw/master/csl-citation.json"} </w:instrText>
      </w:r>
      <w:r w:rsidR="00920016">
        <w:fldChar w:fldCharType="separate"/>
      </w:r>
      <w:r w:rsidR="00AF04F3" w:rsidRPr="00AF04F3">
        <w:t>[40]</w:t>
      </w:r>
      <w:r w:rsidR="00920016">
        <w:fldChar w:fldCharType="end"/>
      </w:r>
      <w:r w:rsidR="006A14F3">
        <w:t>.</w:t>
      </w:r>
    </w:p>
    <w:p w14:paraId="7720D975" w14:textId="2B272187" w:rsidR="0064120E" w:rsidRDefault="0064120E" w:rsidP="0064120E">
      <w:pPr>
        <w:jc w:val="both"/>
      </w:pPr>
      <w:r>
        <w:tab/>
        <w:t xml:space="preserve">The concept of Kernel Vulnerability Factor and Layer Vulnerability Factor as metrics for assessing the likelihood of faults in specific software portions, such as kernels or layers in neural networks, affecting the computation. For Histogram of Oriented Gradients, a selective hardening technique is proposed with an 85% critical error detection rate and a performance overhead as </w:t>
      </w:r>
      <w:r>
        <w:t xml:space="preserve">low as 11.8%. For You Only Look Once, Layer Vulnerability Factor is found to be within the subject of architectural-level fault-injection, distinguishing between tolerable and critical errors and proposing a smart layer duplication method that detects over 90% of errors with an overhead below 60% </w:t>
      </w:r>
      <w:r>
        <w:fldChar w:fldCharType="begin"/>
      </w:r>
      <w:r w:rsidR="008E2DB2">
        <w:instrText xml:space="preserve"> ADDIN ZOTERO_ITEM CSL_CITATION {"citationID":"AITFqaDf","properties":{"formattedCitation":"[41]","plainCitation":"[41]","noteIndex":0},"citationItems":[{"id":44,"uris":["http://zotero.org/groups/5251274/items/EU7YXXC4"],"itemData":{"id":44,"type":"article-journal","abstract":"Video recognition applications running on Graphics Processing Unit are composed of heterogeneous software portions, such as kernels or layers for neural networks. The authors propose the concepts of kernel vulnerability factor (KVF) and layer vulnerability factor (LVF), which indicate the probability of faults in a kernel or layer to affect the computation. KVF and LVF indicate the high-level portions of code that are more likely, if corrupted, to impact the application's output. KVF and LVF restrict the architecture/program vulnerability factor analysis to specific portions of the algorithm, easing the criticality analysis and the implementation of selective hardening. We apply the proposed metrics to two Histogram of Oriented Gradients (HOG), and You Only Look Once (YOLO) benchmarks. We measure the KVF for HOG by using fault-injection at both the architectural level and high level. We propose for HOG an efficient selective hardening technique able to detect 85% of critical errors with an overhead in performance as low as 11.8%. For YOLO, we study the LVF with architectural-level fault-injection. We qualify the observed corrupted outputs, distinguishing between tolerable and critical errors. Then, we proposed a smart layer duplication that detects more than 90% of errors, with an overhead lower than 60%.","container-title":"IET Computers &amp; Digital Techniques","DOI":"10.1049/iet-cdt.2018.5026","ISSN":"1751-861X","issue":"3","language":"en","note":"_eprint: https://ietresearch.onlinelibrary.wiley.com/doi/pdf/10.1049/iet-cdt.2018.5026","page":"178-186","source":"Wiley Online Library","title":"Kernel and layer vulnerability factor to evaluate object detection reliability in GPUs","volume":"13","author":[{"family":"Fernandes dos Santos","given":"Fernando"},{"family":"Carro","given":"Luigi"},{"family":"Rech","given":"Paolo"}],"issued":{"date-parts":[["2019"]]}}}],"schema":"https://github.com/citation-style-language/schema/raw/master/csl-citation.json"} </w:instrText>
      </w:r>
      <w:r>
        <w:fldChar w:fldCharType="separate"/>
      </w:r>
      <w:r w:rsidR="00AF04F3" w:rsidRPr="00AF04F3">
        <w:t>[41]</w:t>
      </w:r>
      <w:r>
        <w:fldChar w:fldCharType="end"/>
      </w:r>
      <w:r>
        <w:t xml:space="preserve">. </w:t>
      </w:r>
    </w:p>
    <w:p w14:paraId="42436533" w14:textId="1442A0AD" w:rsidR="0064120E" w:rsidRDefault="0064120E" w:rsidP="0064120E">
      <w:pPr>
        <w:jc w:val="both"/>
      </w:pPr>
      <w:r>
        <w:tab/>
        <w:t xml:space="preserve">What has been employed for a first line defense against timing and cache attacks </w:t>
      </w:r>
      <w:r w:rsidR="00762B16">
        <w:t>is</w:t>
      </w:r>
      <w:r>
        <w:t xml:space="preserve"> the constant-time implementation of RSA exponentiation for both CPU and GPU platforms. In this case the GPU implementation utilizes the Residue Number Systems representation for modular arithmetic. A fascinating performance analysis by the two prominent RNS modular redu</w:t>
      </w:r>
      <w:bookmarkStart w:id="3" w:name="_Int_b54YgJEy"/>
      <w:r>
        <w:t>ction algorithms acros</w:t>
      </w:r>
      <w:bookmarkEnd w:id="3"/>
      <w:r>
        <w:t xml:space="preserve">s various platforms. The software library outperforms in terms of RSA exponentiation computation timings with 1024-, 2048-, and 3072-bit private keys </w:t>
      </w:r>
      <w:r>
        <w:fldChar w:fldCharType="begin"/>
      </w:r>
      <w:r w:rsidR="008E2DB2">
        <w:instrText xml:space="preserve"> ADDIN ZOTERO_ITEM CSL_CITATION {"citationID":"zkDk9mqm","properties":{"formattedCitation":"[42]","plainCitation":"[42]","noteIndex":0},"citationItems":[{"id":35,"uris":["http://zotero.org/groups/5251274/items/ZIB9ENL8"],"itemData":{"id":35,"type":"article-journal","abstract":"This paper reports a constant-time CPU and GPU software implementation of the RSA exponentiation by using algorithms that offer a ﬁrst-line defense against timing and cache attacks. In the case of GPU platforms the modular arithmetic layer was implemented using the Residue Number System (RNS) representation. We also present a CPU implementation of an RNS-based arithmetic that takes advantage of the parallelism provided by the Advanced Vector Extensions 2 (AVX2) instructions. Moreover, we carefully analyze the performance of two popular RNS modular reduction algorithms when implemented on many- and multi-core platforms. In the case of CPU platforms we also report that a combination of the schoolbook and Karatsuba algorithms for integer multiplication along with Montgomery reduction, yields our fastest modular multiplication procedure. In comparison with previous literature, our software library achieves faster timings for the computation of the RSA exponentiation using 1024-, 2048- and 3072-bit private keys.","container-title":"IEEE Access","DOI":"10.1109/ACCESS.2019.2963826","ISSN":"2169-3536","journalAbbreviation":"IEEE Access","language":"en","page":"9928-9941","source":"DOI.org (Crossref)","title":"Implementation of RSA Signatures on GPU and CPU Architectures","volume":"8","author":[{"family":"Ochoa-Jimenez","given":"Eduardo"},{"family":"Rivera-Zamarripa","given":"Luis"},{"family":"Cruz-Cortes","given":"Nareli"},{"family":"Rodriguez-Henriquez","given":"Francisco"}],"issued":{"date-parts":[["2020"]]}}}],"schema":"https://github.com/citation-style-language/schema/raw/master/csl-citation.json"} </w:instrText>
      </w:r>
      <w:r>
        <w:fldChar w:fldCharType="separate"/>
      </w:r>
      <w:r w:rsidR="00AF04F3" w:rsidRPr="00AF04F3">
        <w:t>[42]</w:t>
      </w:r>
      <w:r>
        <w:fldChar w:fldCharType="end"/>
      </w:r>
      <w:r w:rsidR="00576836">
        <w:t>.</w:t>
      </w:r>
    </w:p>
    <w:p w14:paraId="2E8E2D92" w14:textId="2F09565B" w:rsidR="0064120E" w:rsidRDefault="0064120E" w:rsidP="0064120E">
      <w:pPr>
        <w:jc w:val="both"/>
      </w:pPr>
      <w:r>
        <w:tab/>
        <w:t>What also could be proposed in some instances is a taxonomy for attack and defense approaches, offering guidelines for selecting appropriate strategies based on specific goals and available resources. This will in turn identify what defenses may be less effective against current attack strategies, contributing to a holistic understanding of model stealing vulnerabilities, for example in Machine-Learning-as-a-Service</w:t>
      </w:r>
      <w:r w:rsidR="00576836">
        <w:t xml:space="preserve"> </w:t>
      </w:r>
      <w:r>
        <w:fldChar w:fldCharType="begin"/>
      </w:r>
      <w:r w:rsidR="008E2DB2">
        <w:instrText xml:space="preserve"> ADDIN ZOTERO_ITEM CSL_CITATION {"citationID":"JUcZ0CUH","properties":{"formattedCitation":"[43]","plainCitation":"[43]","noteIndex":0},"citationItems":[{"id":23,"uris":["http://zotero.org/groups/5251274/items/UNA7N6QY"],"itemData":{"id":23,"type":"article-journal","abstract":"Machine-Learning-as-a-Service (MLaaS) has become a widespread paradigm, making even the most complex Machine Learning models available for clients via, e.g., a pay-per-query principle. This allows users to avoid time-consuming processes of data collection, hyperparameter tuning, and model training. However, by giving their customers access to the (predictions of their) models, MLaaS providers endanger their intellectual property such as sensitive training data, optimised hyperparameters, or learned model parameters. In some cases, adversaries can create a copy of the model with (almost) identical behaviour using the the prediction labels only. While many variants of this attack have been described, only scattered defence strategies that address isolated threats have been proposed. To arrive at a comprehensive understanding why these attacks are successful and how they could be holistically defended against, a thorough systematisation of the field of model stealing is necessary. We address this by categorising and comparing model stealing attacks, assessing their performance, and exploring corresponding defence techniques in different settings. We propose a taxonomy for attack and defence approaches and provide guidelines on how to select the right attack or defence strategy based on the goal and available resources. Finally, we analyse which defences are rendered less effective by current attack strategies.","container-title":"ACM Computing Surveys","DOI":"10.1145/3595292","ISSN":"0360-0300, 1557-7341","issue":"14s","journalAbbreviation":"ACM Comput. Surv.","language":"en","page":"1-41","source":"DOI.org (Crossref)","title":"I Know What You Trained Last Summer: A Survey on Stealing Machine Learning Models and Defences","title-short":"I Know What You Trained Last Summer","volume":"55","author":[{"family":"Oliynyk","given":"Daryna"},{"family":"Mayer","given":"Rudolf"},{"family":"Rauber","given":"Andreas"}],"issued":{"date-parts":[["2023",12,31]]}}}],"schema":"https://github.com/citation-style-language/schema/raw/master/csl-citation.json"} </w:instrText>
      </w:r>
      <w:r>
        <w:fldChar w:fldCharType="separate"/>
      </w:r>
      <w:r w:rsidR="00AF04F3" w:rsidRPr="00AF04F3">
        <w:t>[43]</w:t>
      </w:r>
      <w:r>
        <w:fldChar w:fldCharType="end"/>
      </w:r>
      <w:r w:rsidR="00576836">
        <w:t>.</w:t>
      </w:r>
    </w:p>
    <w:p w14:paraId="1F76FDED" w14:textId="647F0FFA" w:rsidR="0064120E" w:rsidRDefault="0064120E" w:rsidP="0064120E">
      <w:pPr>
        <w:jc w:val="both"/>
      </w:pPr>
      <w:r>
        <w:tab/>
      </w:r>
      <w:r w:rsidRPr="00BE04C7">
        <w:t xml:space="preserve">There are some innovative methods that were brought about </w:t>
      </w:r>
      <w:r w:rsidR="002652DD">
        <w:t>b</w:t>
      </w:r>
      <w:r w:rsidRPr="00BE04C7">
        <w:t>y malware writers to enhance the resilience of their malicious software against analysis and detection. The</w:t>
      </w:r>
      <w:r w:rsidR="002652DD">
        <w:t>ir</w:t>
      </w:r>
      <w:r w:rsidRPr="00BE04C7">
        <w:t xml:space="preserve"> focus is on leveraging the capabilities of GPUs to implement code armoring techniques, specifically </w:t>
      </w:r>
      <w:r w:rsidR="002652DD" w:rsidRPr="00BE04C7">
        <w:t>brute force</w:t>
      </w:r>
      <w:r w:rsidRPr="00BE04C7">
        <w:t xml:space="preserve"> unpacking and runtime polymorphism. </w:t>
      </w:r>
      <w:r w:rsidR="002652DD" w:rsidRPr="00BE04C7">
        <w:t>These</w:t>
      </w:r>
      <w:r w:rsidRPr="00BE04C7">
        <w:t xml:space="preserve"> techniques, based on computational power of modern GPUs, present significant challenges to existing malware detection and analysis systems, which are traditionally geared towards CPU code analysis. What could be anticipated moving forward is the potential use of upcoming GPU features for constructing even more resilient and evasive malware, along with discussing potential directions for defense against GPU-assisted malware</w:t>
      </w:r>
      <w:r w:rsidR="00EB19C6">
        <w:t xml:space="preserve">. </w:t>
      </w:r>
      <w:r w:rsidR="000417D3">
        <w:t xml:space="preserve">It has been shown to have the detection system of the presence of GPU-assisted malware </w:t>
      </w:r>
      <w:r w:rsidR="000417D3">
        <w:fldChar w:fldCharType="begin"/>
      </w:r>
      <w:r w:rsidR="008E2DB2">
        <w:instrText xml:space="preserve"> ADDIN ZOTERO_ITEM CSL_CITATION {"citationID":"cwgpTynt","properties":{"formattedCitation":"[44]","plainCitation":"[44]","noteIndex":0},"citationItems":[{"id":17,"uris":["http://zotero.org/groups/5251274/items/8VX2XWZX"],"itemData":{"id":17,"type":"article-journal","abstract":"In this paper we assess the impact of GPU-assisted malware on memory forensics. In particular, we ﬁrst introduce four different techniques that malware can adopt to hide its presence. We then present a case study on a very popular family of Intel GPUs, and we analyze in which cases the forensic analysis can be performed using only the host's memory and in which cases it requires access to the GPU's memory. Our analysis shows that, by ofﬂoading some computation to the GPUs, it is possible to successfully hide some malicious behavior. Furthermore, we provide suggestions and insights about which artifacts could be used to detect the presence of GPU-assisted malware.","container-title":"Digital Investigation","DOI":"10.1016/j.diin.2015.05.010","ISSN":"17422876","journalAbbreviation":"Digital Investigation","language":"en","page":"S16-S24","source":"DOI.org (Crossref)","title":"The impact of GPU-assisted malware on memory forensics: A case study","title-short":"The impact of GPU-assisted malware on memory forensics","volume":"14","author":[{"family":"Balzarotti","given":"Davide"},{"family":"Di Pietro","given":"Roberto"},{"family":"Villani","given":"Antonio"}],"issued":{"date-parts":[["2015",8]]}}}],"schema":"https://github.com/citation-style-language/schema/raw/master/csl-citation.json"} </w:instrText>
      </w:r>
      <w:r w:rsidR="000417D3">
        <w:fldChar w:fldCharType="separate"/>
      </w:r>
      <w:r w:rsidR="00AF04F3" w:rsidRPr="00AF04F3">
        <w:t>[44]</w:t>
      </w:r>
      <w:r w:rsidR="000417D3">
        <w:fldChar w:fldCharType="end"/>
      </w:r>
      <w:r w:rsidR="004F36B2">
        <w:t>.</w:t>
      </w:r>
      <w:r>
        <w:t xml:space="preserve"> </w:t>
      </w:r>
    </w:p>
    <w:p w14:paraId="5248565B" w14:textId="51820BBE" w:rsidR="000A3FF6" w:rsidRDefault="0064120E" w:rsidP="007F0B59">
      <w:pPr>
        <w:ind w:firstLine="36pt"/>
        <w:jc w:val="start"/>
      </w:pPr>
      <w:r>
        <w:t>What also needs to be addressed is the critical</w:t>
      </w:r>
      <w:r w:rsidR="005E0BC5">
        <w:t>,</w:t>
      </w:r>
      <w:r>
        <w:t xml:space="preserve"> architectural considerations for secure executions GPUs, in the context of security applications and libraries relying on </w:t>
      </w:r>
      <w:r w:rsidR="001B66D1">
        <w:t xml:space="preserve">the </w:t>
      </w:r>
      <w:r>
        <w:t xml:space="preserve">GPU’s massively parallel computations. Previous defenses have introduced significant performance overhead by randomizing or restricting memory coalescing, a crucial feature for GPU performance. The proposed </w:t>
      </w:r>
      <w:proofErr w:type="spellStart"/>
      <w:r>
        <w:t>GhostLeg</w:t>
      </w:r>
      <w:proofErr w:type="spellEnd"/>
      <w:r>
        <w:t xml:space="preserve"> defense selectively applies secure executions for load warps, minimizing the impact on performance induced by concealing memory coalescing behavior. </w:t>
      </w:r>
      <w:proofErr w:type="spellStart"/>
      <w:r>
        <w:t>Ghostleg</w:t>
      </w:r>
      <w:proofErr w:type="spellEnd"/>
      <w:r>
        <w:t xml:space="preserve"> pinpoints load warps vulnerable to security attacks based on the class of a source register, achieving secure executions with minimal performance overhead. What has been seen from this is that </w:t>
      </w:r>
      <w:proofErr w:type="spellStart"/>
      <w:r>
        <w:t>GhostLeg</w:t>
      </w:r>
      <w:proofErr w:type="spellEnd"/>
      <w:r>
        <w:t xml:space="preserve"> provides secure executions against correlation-based attacks, with </w:t>
      </w:r>
      <w:proofErr w:type="spellStart"/>
      <w:r>
        <w:t>GhostLeg</w:t>
      </w:r>
      <w:proofErr w:type="spellEnd"/>
      <w:r>
        <w:t>-ND exhibiting a 54.7% higher performance compared to the state-of-the-art GPU defense solutions [29]</w:t>
      </w:r>
      <w:r w:rsidR="00CC4BB5">
        <w:t>.</w:t>
      </w:r>
    </w:p>
    <w:p w14:paraId="32F8364E" w14:textId="184D7ECB" w:rsidR="0064120E" w:rsidRDefault="000A3FF6" w:rsidP="007F0B59">
      <w:pPr>
        <w:ind w:firstLine="36pt"/>
        <w:jc w:val="start"/>
      </w:pPr>
      <w:r>
        <w:t>In some cases</w:t>
      </w:r>
      <w:r w:rsidR="00341724">
        <w:t>,</w:t>
      </w:r>
      <w:r>
        <w:t xml:space="preserve"> security threats were posed by System-Level Cache in Advanced RISC Machines (ARM) processors</w:t>
      </w:r>
      <w:r w:rsidR="00701776">
        <w:t>.</w:t>
      </w:r>
      <w:r>
        <w:t xml:space="preserve"> </w:t>
      </w:r>
      <w:r w:rsidR="00701776">
        <w:t>They</w:t>
      </w:r>
      <w:r>
        <w:t xml:space="preserve"> can be exploited to create a cache occupancy channel, leading </w:t>
      </w:r>
      <w:r w:rsidR="000800F7">
        <w:t xml:space="preserve">to </w:t>
      </w:r>
      <w:r>
        <w:t xml:space="preserve">website fingerprinting. The attack can be optimized based on various browsers based on the ARM cache design, reducing the attack duration while </w:t>
      </w:r>
      <w:r>
        <w:lastRenderedPageBreak/>
        <w:t xml:space="preserve">increasing accuracy. </w:t>
      </w:r>
      <w:r w:rsidR="000800F7">
        <w:t>T</w:t>
      </w:r>
      <w:r>
        <w:t>he need for defenses against such security threats is vital</w:t>
      </w:r>
      <w:r w:rsidR="009565A6">
        <w:t xml:space="preserve"> </w:t>
      </w:r>
      <w:r w:rsidR="009565A6">
        <w:fldChar w:fldCharType="begin"/>
      </w:r>
      <w:r w:rsidR="008E2DB2">
        <w:instrText xml:space="preserve"> ADDIN ZOTERO_ITEM CSL_CITATION {"citationID":"6AWgFw3c","properties":{"formattedCitation":"[45]","plainCitation":"[45]","noteIndex":0},"citationItems":[{"id":20,"uris":["http://zotero.org/groups/5251274/items/RWFN7WR4"],"itemData":{"id":20,"type":"paper-conference","abstract":"Advanced RISC Machines (ARM) processors have recently gained market share in both cloud computing and desktop applications. Meanwhile, ARM devices have shifted to a more peripheral based design, wherein designers attach a number of coprocessors and accelerators to the System-on-a-Chip (SoC). By adopting a SystemLevel Cache, which acts as a shared cache between the CPU-cores and peripherals, ARM attempts to alleviate the memory bottleneck issues that exist between data sources and accelerators. This paper investigates emerging security threats introduced by this new System-Level Cache. Specifically, we demonstrate that the System-Level Cache can still be exploited to create a cache occupancy channel to accurately fingerprint websites. We redesign and optimize the attack for various browsers based on the ARM cache design, which can significantly reduce the attack duration while increasing accuracy. Moreover, we introduce a novel GPU contention channel in mobile devices, which can achieve similar accuracy to the cache occupancy channel. We conduct a thorough evaluation by examining these attacks across multiple devices, including iOS, Android, and MacOS with the new M1 MacBook Air. The experimental results demonstrate that (1) the System-Level Cache based website fingerprinting technique can achieve promising accuracy in both open (up to 90%) and closed (up to 95%) world scenarios, and (2) our GPU contention channel is more effective than the CPU cache channel on Android devices.","container-title":"Annual Computer Security Applications Conference","DOI":"10.1145/3485832.3485902","event-place":"Virtual Event USA","event-title":"ACSAC '21: Annual Computer Security Applications Conference","ISBN":"978-1-4503-8579-4","language":"en","page":"784-795","publisher":"ACM","publisher-place":"Virtual Event USA","source":"DOI.org (Crossref)","title":"An Exploration of ARM System-Level Cache and GPU Side Channels","URL":"https://dl.acm.org/doi/10.1145/3485832.3485902","author":[{"family":"Cronin","given":"Patrick"},{"family":"Gao","given":"Xing"},{"family":"Wang","given":"Haining"},{"family":"Cotton","given":"Chase"}],"accessed":{"date-parts":[["2023",11,17]]},"issued":{"date-parts":[["2021",12,6]]}}}],"schema":"https://github.com/citation-style-language/schema/raw/master/csl-citation.json"} </w:instrText>
      </w:r>
      <w:r w:rsidR="009565A6">
        <w:fldChar w:fldCharType="separate"/>
      </w:r>
      <w:r w:rsidR="00AF04F3" w:rsidRPr="00AF04F3">
        <w:t>[45]</w:t>
      </w:r>
      <w:r w:rsidR="009565A6">
        <w:fldChar w:fldCharType="end"/>
      </w:r>
      <w:r w:rsidR="000800F7">
        <w:t>.</w:t>
      </w:r>
    </w:p>
    <w:p w14:paraId="4E75DCAB" w14:textId="4573DD7B" w:rsidR="00B26F6B" w:rsidRDefault="00B26F6B" w:rsidP="004638AF">
      <w:pPr>
        <w:ind w:firstLine="36pt"/>
        <w:jc w:val="start"/>
      </w:pPr>
      <w:r>
        <w:t xml:space="preserve">In GPU-accelerated computing, there </w:t>
      </w:r>
      <w:r w:rsidR="00566CBA">
        <w:t>are</w:t>
      </w:r>
      <w:r>
        <w:t xml:space="preserve"> multiple dimensions of CUDA security. A scrutiny of the GPU stack reveals that stack </w:t>
      </w:r>
      <w:r w:rsidR="00566CBA">
        <w:t>overflow</w:t>
      </w:r>
      <w:r>
        <w:t xml:space="preserve"> in CUDA can impact the execution of other threads by manipulating various memory spaces.  The identification of vulnerabilities related to integer overflow and function pointer overflow instruct</w:t>
      </w:r>
      <w:r w:rsidR="009C7222">
        <w:t>ions</w:t>
      </w:r>
      <w:r>
        <w:t xml:space="preserve"> on GPUs is </w:t>
      </w:r>
      <w:r w:rsidR="009C7222">
        <w:t>important</w:t>
      </w:r>
      <w:r>
        <w:t>. Attacks against format strings and exception handlers seem infeasible due to design choices in CUDA runtime and programming language features</w:t>
      </w:r>
      <w:r w:rsidR="005C2E4A">
        <w:t xml:space="preserve"> </w:t>
      </w:r>
      <w:r w:rsidR="005C2E4A">
        <w:fldChar w:fldCharType="begin"/>
      </w:r>
      <w:r w:rsidR="008E2DB2">
        <w:instrText xml:space="preserve"> ADDIN ZOTERO_ITEM CSL_CITATION {"citationID":"g1XH88Hx","properties":{"formattedCitation":"[46]","plainCitation":"[46]","noteIndex":0},"citationItems":[{"id":29,"uris":["http://zotero.org/groups/5251274/items/FR2FWMA2"],"itemData":{"id":29,"type":"paper-conference","abstract":"GPU-accelerated computing gains rapidly-growing popularity in many areas such as scientific computing, database systems, and cloud environments. However, there are less investigations on the security implications of concurrently running GPU applications. In this paper, we explore security vulnerabilities of CUDA from multiple dimensions. In particular, we first present a study on GPU stack, and reveal that stack overflow of CUDA can affect the execution of other threads by manipulating different memory spaces. Then, we show that the heap of CUDA is organized in a way that allows threads from the same warp or different blocks or even kernels to overwrite each other’s content, which indicates a high risk of corrupting data or steering the execution flow by overwriting function pointers. Furthermore, we verify that integer overflow and function pointer overflow in struct also can be exploited on GPUs. But other attacks against format string and exception handler seems not feasible due to the design choices of CUDA runtime and programming language features. Finally, we propose potential solutions of preventing the presented vulnerabilities for CUDA.","collection-title":"Lecture Notes in Computer Science","container-title":"Network and Parallel Computing","DOI":"10.1007/978-3-319-47099-3_9","event-place":"Cham","ISBN":"978-3-319-47099-3","language":"en","page":"103-115","publisher":"Springer International Publishing","publisher-place":"Cham","source":"Springer Link","title":"A Study of Overflow Vulnerabilities on GPUs","author":[{"family":"Di","given":"Bang"},{"family":"Sun","given":"Jianhua"},{"family":"Chen","given":"Hao"}],"editor":[{"family":"Gao","given":"Guang R."},{"family":"Qian","given":"Depei"},{"family":"Gao","given":"Xinbo"},{"family":"Chapman","given":"Barbara"},{"family":"Chen","given":"Wenguang"}],"issued":{"date-parts":[["2016"]]}}}],"schema":"https://github.com/citation-style-language/schema/raw/master/csl-citation.json"} </w:instrText>
      </w:r>
      <w:r w:rsidR="005C2E4A">
        <w:fldChar w:fldCharType="separate"/>
      </w:r>
      <w:r w:rsidR="00AF04F3" w:rsidRPr="00AF04F3">
        <w:t>[46]</w:t>
      </w:r>
      <w:r w:rsidR="005C2E4A">
        <w:fldChar w:fldCharType="end"/>
      </w:r>
      <w:r w:rsidR="009C7222">
        <w:t>.</w:t>
      </w:r>
    </w:p>
    <w:p w14:paraId="421C09A6" w14:textId="202A3938" w:rsidR="003F1216" w:rsidRDefault="003F1216" w:rsidP="003F1216">
      <w:pPr>
        <w:ind w:firstLine="36pt"/>
        <w:jc w:val="both"/>
      </w:pPr>
      <w:r>
        <w:t xml:space="preserve">There </w:t>
      </w:r>
      <w:r w:rsidR="009C7222">
        <w:t>are</w:t>
      </w:r>
      <w:r>
        <w:t xml:space="preserve"> multiple </w:t>
      </w:r>
      <w:r w:rsidR="009C7222">
        <w:t>cyber-attacks</w:t>
      </w:r>
      <w:r w:rsidR="006E3C90">
        <w:t xml:space="preserve"> and integrity tests</w:t>
      </w:r>
      <w:r>
        <w:t xml:space="preserve"> on GPUs</w:t>
      </w:r>
      <w:r w:rsidR="006E3C90">
        <w:t xml:space="preserve">, </w:t>
      </w:r>
      <w:r>
        <w:t xml:space="preserve">but proposing a </w:t>
      </w:r>
      <w:r w:rsidR="006E3C90">
        <w:t>framework</w:t>
      </w:r>
      <w:r w:rsidR="003043C3">
        <w:t xml:space="preserve"> for inspecting code </w:t>
      </w:r>
      <w:r w:rsidR="006E3C90">
        <w:t>executed</w:t>
      </w:r>
      <w:r w:rsidR="003043C3">
        <w:t xml:space="preserve"> on GPUs to detect and respond to security threats</w:t>
      </w:r>
      <w:r w:rsidR="006E3C90">
        <w:t xml:space="preserve"> h</w:t>
      </w:r>
      <w:r w:rsidR="003043C3">
        <w:t xml:space="preserve">elps focus on identify process that require GPU access, intercepting them and scanning for any suspicious </w:t>
      </w:r>
      <w:r w:rsidR="003F639A">
        <w:t>activities</w:t>
      </w:r>
      <w:r w:rsidR="003F639A">
        <w:fldChar w:fldCharType="begin"/>
      </w:r>
      <w:r w:rsidR="008E2DB2">
        <w:instrText xml:space="preserve"> ADDIN ZOTERO_ITEM CSL_CITATION {"citationID":"jyZRxgkg","properties":{"formattedCitation":"[47]","plainCitation":"[47]","noteIndex":0},"citationItems":[{"id":19,"uris":["http://zotero.org/groups/5251274/items/SDFBYLYL"],"itemData":{"id":19,"type":"paper-conference","abstract":"Graphics processing units (GPU) are an integral part of today’s computing environment. The marketing emphasis on user experience pushes vendors to constantly look for better graphics hardware and newer drivers to integrate into their products. Most commodity GPUs function as accelerators for image and video processing tasks and are present (either as dedicated or integrated form factor) in everyday devices including desktops, laptops, smartphones or other portable gadgets. Recent trends have seen the GPU move to perform additional tasks such as ofﬂoading some of the computation from the CPU or solve highly parallel problems. As GPUs become more powerful and widespread they will naturally become a very attractive target for attackers. Cybercriminals will look for any vulnerability in the GPU hardware or software, and will try to use it as an attack vector to compromise the system. This paper presents some of the incidents that involve the use of GPUs to perform malicious actions and proposes a framework to allow analysts to inspect the code executed on the GPU and trigger security alerts. The proposed solution will look at the processes running inside an operating system, it will identify which of them require access to the GPU and will try to intercept and scan for any suspicious activities, similar to a conventional security solution.","container-title":"2021 23rd International Conference on Control Systems and Computer Science (CSCS)","DOI":"10.1109/CSCS52396.2021.00034","event-place":"Bucharest, Romania","event-title":"2021 23rd International Conference on Control Systems and Computer Science (CSCS)","ISBN":"978-1-66543-939-8","language":"en","page":"165-171","publisher":"IEEE","publisher-place":"Bucharest, Romania","source":"DOI.org (Crossref)","title":"A Framework for Analyzing GPU-Executed Malware","URL":"https://ieeexplore.ieee.org/document/9480998/","author":[{"family":"Apostol","given":"Teodor-Petrut"},{"family":"Velea","given":"Radu"},{"family":"Deaconescu","given":"Razvan"}],"accessed":{"date-parts":[["2023",11,17]]},"issued":{"date-parts":[["2021",5]]}}}],"schema":"https://github.com/citation-style-language/schema/raw/master/csl-citation.json"} </w:instrText>
      </w:r>
      <w:r w:rsidR="003F639A">
        <w:fldChar w:fldCharType="separate"/>
      </w:r>
      <w:r w:rsidR="00AF04F3" w:rsidRPr="00AF04F3">
        <w:t>[47]</w:t>
      </w:r>
      <w:r w:rsidR="003F639A">
        <w:fldChar w:fldCharType="end"/>
      </w:r>
      <w:r w:rsidR="000E0D5C">
        <w:t xml:space="preserve">. Timing attacks can be mitigated by </w:t>
      </w:r>
      <w:r w:rsidR="001A6B23">
        <w:t>building a timing model to capture the similar characteristics of an RSA public-key implemented on a GPU</w:t>
      </w:r>
      <w:r w:rsidR="003A36C1">
        <w:t>, which is presented with error detection and correction mechanism</w:t>
      </w:r>
      <w:r w:rsidR="000E0D5C">
        <w:t xml:space="preserve"> </w:t>
      </w:r>
      <w:r w:rsidR="00AA02C5">
        <w:fldChar w:fldCharType="begin"/>
      </w:r>
      <w:r w:rsidR="008E2DB2">
        <w:instrText xml:space="preserve"> ADDIN ZOTERO_ITEM CSL_CITATION {"citationID":"YhbTcXfE","properties":{"formattedCitation":"[48]","plainCitation":"[48]","noteIndex":0},"citationItems":[{"id":15,"uris":["http://zotero.org/groups/5251274/items/TAHSXUFY"],"itemData":{"id":15,"type":"article-journal","abstract":"To increase computation throughput, general purpose Graphics Processing Units (GPUs) have been leveraged to accelerate computationally intensive workloads. GPUs have been used as cryptographic engines, improving encryption/decryption throughput and leveraging the GPU’s Single Instruction Multiple Thread (SIMT) model. RSA is a widely used public-key cipher and has been ported onto GPUs for signing and decrypting large files. Although performance has been significantly improved, the security of RSA on GPUs is vulnerable to side-channel timing attacks and is an exposure overlooked in previous studies.\n            GPUs tend to be naturally resilient to side-channel attacks, given that they execute a large number of concurrent threads, performing many RSA operations on different data in parallel. Given the degree of parallel execution on a GPU, there will be a significant amount of noise introduced into the timing channel given the thousands of concurrent threads executing concurrently.\n            In this work, we build a timing model to capture the parallel characteristics of an RSA public-key cipher implemented on a GPU. We consider optimizations that include using Montgomery multiplication and sliding-window exponentiation to implement cryptographic operations. Our timing model considers the challenges of parallel execution, complications that do not occur in single-threaded computing platforms. Based on our timing model, we launch successful timing attacks on RSA running on a GPU, extracting the private key of RSA. We also present an effective error detection and correction mechanism. Our results demonstrate that GPU acceleration of RSA is vulnerable to side-channel timing attacks. We propose several countermeasures to defend against this class of attacks.","container-title":"ACM Transactions on Architecture and Code Optimization","DOI":"10.1145/3341729","ISSN":"1544-3566, 1544-3973","issue":"3","journalAbbreviation":"ACM Trans. Archit. Code Optim.","language":"en","page":"1-18","source":"DOI.org (Crossref)","title":"Side-channel Timing Attack of RSA on a GPU","volume":"16","author":[{"family":"Luo","given":"Chao"},{"family":"Fei","given":"Yunsi"},{"family":"Kaeli","given":"David"}],"issued":{"date-parts":[["2019",9,30]]}}}],"schema":"https://github.com/citation-style-language/schema/raw/master/csl-citation.json"} </w:instrText>
      </w:r>
      <w:r w:rsidR="00AA02C5">
        <w:fldChar w:fldCharType="separate"/>
      </w:r>
      <w:r w:rsidR="00AF04F3" w:rsidRPr="00AF04F3">
        <w:t>[48]</w:t>
      </w:r>
      <w:r w:rsidR="00AA02C5">
        <w:fldChar w:fldCharType="end"/>
      </w:r>
      <w:r w:rsidR="000E0D5C">
        <w:t>.</w:t>
      </w:r>
    </w:p>
    <w:p w14:paraId="5380E8C4" w14:textId="453957A2" w:rsidR="001F17E0" w:rsidRDefault="00F86AC7" w:rsidP="003F1216">
      <w:pPr>
        <w:ind w:firstLine="36pt"/>
        <w:jc w:val="both"/>
      </w:pPr>
      <w:r>
        <w:t xml:space="preserve">The </w:t>
      </w:r>
      <w:r w:rsidR="00A9748E">
        <w:t xml:space="preserve"> GPU con-encryption </w:t>
      </w:r>
      <w:r w:rsidR="00AE0E85">
        <w:t xml:space="preserve">mechanism </w:t>
      </w:r>
      <w:r>
        <w:t xml:space="preserve">can also be used to </w:t>
      </w:r>
      <w:r w:rsidR="00AE0E85">
        <w:t>alleviate</w:t>
      </w:r>
      <w:r w:rsidR="00E831F1">
        <w:t xml:space="preserve"> timing attack</w:t>
      </w:r>
      <w:r>
        <w:t>s</w:t>
      </w:r>
      <w:r w:rsidR="00E831F1">
        <w:t xml:space="preserve"> to help secure platform</w:t>
      </w:r>
      <w:r w:rsidR="006075B1">
        <w:t>s</w:t>
      </w:r>
      <w:r w:rsidR="00E831F1">
        <w:t xml:space="preserve"> for autonomous systems</w:t>
      </w:r>
      <w:r w:rsidR="00F832CD">
        <w:t xml:space="preserve"> and greatly enhance </w:t>
      </w:r>
      <w:r w:rsidR="006075B1">
        <w:t>system</w:t>
      </w:r>
      <w:r w:rsidR="00F832CD">
        <w:t xml:space="preserve"> security</w:t>
      </w:r>
      <w:r w:rsidR="006075B1">
        <w:t xml:space="preserve"> </w:t>
      </w:r>
      <w:r w:rsidR="00F832CD">
        <w:fldChar w:fldCharType="begin"/>
      </w:r>
      <w:r w:rsidR="008E2DB2">
        <w:instrText xml:space="preserve"> ADDIN ZOTERO_ITEM CSL_CITATION {"citationID":"b8Hxxg7j","properties":{"formattedCitation":"[49]","plainCitation":"[49]","noteIndex":0},"citationItems":[{"id":1,"uris":["http://zotero.org/groups/5251274/items/NZZEE6RH"],"itemData":{"id":1,"type":"paper-conference","abstract":"Nowadays, emerging integrated heterogeneous platforms play major roles to host autonomous systems. However, the security issue that comes with such heterogeneous architectures has not been thoroughly explored and imposes great threats and vulnerabilities to these systems. We set out to explore the security issues for the heterogeneous architectures and the corresponding mitigation mechanisms. We investigate the side-channel timing attack in a modern integrated CPU/GPU platform and propose a CPU/GPU co-encryption mechanism CoENC to mitigate the timing attack to provide a secure platform for autonomous systems. Evaluations demonstrate CoENC can effectively enhance the security 29 44 times compared to the baseline with an extra 14% 31% latency overhead.","container-title":"2021 IEEE 30th Asian Test Symposium (ATS)","DOI":"10.1109/ATS52891.2021.00032","event-title":"2021 IEEE 30th Asian Test Symposium (ATS)","note":"ISSN: 2377-5386","page":"115-120","source":"IEEE Xplore","title":"Towards a Secure Integrated Heterogeneous Platform via Cooperative CPU/GPU Encryption","URL":"https://ieeexplore.ieee.org/document/9668254","author":[{"family":"Wang","given":"Zhendong"},{"family":"Wang","given":"Rujia"},{"family":"Jiang","given":"Zihang"},{"family":"Tang","given":"Xulong"},{"family":"Yin","given":"Shouyi"},{"family":"Hu","given":"Yang"}],"accessed":{"date-parts":[["2023",10,24]]},"issued":{"date-parts":[["2021",11]]}}}],"schema":"https://github.com/citation-style-language/schema/raw/master/csl-citation.json"} </w:instrText>
      </w:r>
      <w:r w:rsidR="00F832CD">
        <w:fldChar w:fldCharType="separate"/>
      </w:r>
      <w:r w:rsidR="00AF04F3" w:rsidRPr="00AF04F3">
        <w:t>[49]</w:t>
      </w:r>
      <w:r w:rsidR="00F832CD">
        <w:fldChar w:fldCharType="end"/>
      </w:r>
      <w:r w:rsidR="006075B1">
        <w:t>.</w:t>
      </w:r>
    </w:p>
    <w:p w14:paraId="77481391" w14:textId="30CB991C" w:rsidR="0064120E" w:rsidRDefault="00B469C2" w:rsidP="009312FA">
      <w:pPr>
        <w:ind w:firstLine="36pt"/>
        <w:jc w:val="both"/>
      </w:pPr>
      <w:r>
        <w:t>In some</w:t>
      </w:r>
      <w:r w:rsidR="008A647F">
        <w:t xml:space="preserve"> cases</w:t>
      </w:r>
      <w:r>
        <w:t>,</w:t>
      </w:r>
      <w:r w:rsidR="008A647F">
        <w:t xml:space="preserve"> reverse</w:t>
      </w:r>
      <w:r w:rsidR="002104FD">
        <w:t xml:space="preserve"> </w:t>
      </w:r>
      <w:r w:rsidR="008A647F">
        <w:t>engineering</w:t>
      </w:r>
      <w:r w:rsidR="00CA459F">
        <w:t xml:space="preserve"> </w:t>
      </w:r>
      <w:r w:rsidR="002104FD">
        <w:t>can prove</w:t>
      </w:r>
      <w:r w:rsidR="00CA459F">
        <w:t xml:space="preserve"> to be</w:t>
      </w:r>
      <w:r w:rsidR="008A647F">
        <w:t xml:space="preserve"> a </w:t>
      </w:r>
      <w:r w:rsidR="00CA459F">
        <w:t xml:space="preserve">security </w:t>
      </w:r>
      <w:r w:rsidR="002D651B">
        <w:t xml:space="preserve">problem. </w:t>
      </w:r>
      <w:r w:rsidR="002104FD">
        <w:t>Reverse engineering attacks</w:t>
      </w:r>
      <w:r w:rsidR="002D651B">
        <w:t xml:space="preserve"> can be done with a unique family of malware that es</w:t>
      </w:r>
      <w:r w:rsidR="009A308F">
        <w:t xml:space="preserve">capes detection </w:t>
      </w:r>
      <w:r w:rsidR="005029C6">
        <w:t>using</w:t>
      </w:r>
      <w:r w:rsidR="009A308F">
        <w:t xml:space="preserve"> AMD and NVIDIA</w:t>
      </w:r>
      <w:r w:rsidR="00C956D6">
        <w:t>’s architecture decisions</w:t>
      </w:r>
      <w:r w:rsidR="009A308F">
        <w:t xml:space="preserve"> as a </w:t>
      </w:r>
      <w:r w:rsidR="00346B38">
        <w:t>hiding place. What can be used is Open CL to remove the malware from said GPU and avoid threats in the future</w:t>
      </w:r>
      <w:r w:rsidR="00B66231">
        <w:t xml:space="preserve"> and this does so without any drawbacks</w:t>
      </w:r>
      <w:r w:rsidR="00C956D6">
        <w:t xml:space="preserve"> </w:t>
      </w:r>
      <w:r w:rsidR="00A656A6">
        <w:fldChar w:fldCharType="begin"/>
      </w:r>
      <w:r w:rsidR="008E2DB2">
        <w:instrText xml:space="preserve"> ADDIN ZOTERO_ITEM CSL_CITATION {"citationID":"mcKjI9aH","properties":{"formattedCitation":"[50]","plainCitation":"[50]","noteIndex":0},"citationItems":[{"id":18,"uris":["http://zotero.org/groups/5251274/items/FGE5ZSBG"],"itemData":{"id":18,"type":"paper-conference","abstract":"As malware authors keep devising new methods to breach the security of computers and hide their malware from antivirus and forensics tools, new techniques need to be developed to alleviate the threats posed by these innovative and advanced malware attacks. The purpose of this research is to reverse engineer a unique family of malware, namely the Win Jelly and the Demon keylogger, that escapes detection by utilizing AMD and NVIDIA Graphics Processing Units (GPUs) as a hideout. After the static and dynamic analysis of Win Jelly and Demon to gain a deeper understanding about the behavior of these malware and how they exploit the GPU, a new technique is developed using OpenCL to completely remove the malware from the GPU and to help avoid future threats. The proposed method and tool successfully removed the malicious ﬁles from the GPU without any drawbacks. This paper will raise the awareness for AMD and NVIDIA GPU users and help GPU developers to implement more security measures to the GPU vulnerability.","container-title":"2018 17th IEEE International Conference On Trust, Security And Privacy In Computing And Communications/ 12th IEEE International Conference On Big Data Science And Engineering (TrustCom/BigDataSE)","DOI":"10.1109/TrustCom/BigDataSE.2018.00248","event-place":"New York, NY, USA","event-title":"2018 17th IEEE International Conference On Trust, Security And Privacy In Computing And Communications/ 12th IEEE International Conference On Big Data Science And Engineering (TrustCom/BigDataSE)","ISBN":"978-1-5386-4388-4","language":"en","page":"1669-1673","publisher":"IEEE","publisher-place":"New York, NY, USA","source":"DOI.org (Crossref)","title":"The Process of Reverse Engineering GPU Malware and Provide Protection to GPUS","URL":"https://ieeexplore.ieee.org/document/8456116/","author":[{"family":"Albabtain","given":"Yazeed"},{"family":"Yang","given":"Baijian"}],"accessed":{"date-parts":[["2023",11,17]]},"issued":{"date-parts":[["2018",8]]}}}],"schema":"https://github.com/citation-style-language/schema/raw/master/csl-citation.json"} </w:instrText>
      </w:r>
      <w:r w:rsidR="00A656A6">
        <w:fldChar w:fldCharType="separate"/>
      </w:r>
      <w:r w:rsidR="00AF04F3" w:rsidRPr="00AF04F3">
        <w:t>[50]</w:t>
      </w:r>
      <w:r w:rsidR="00A656A6">
        <w:fldChar w:fldCharType="end"/>
      </w:r>
      <w:r w:rsidR="00C956D6">
        <w:t>.</w:t>
      </w:r>
    </w:p>
    <w:p w14:paraId="23239B96" w14:textId="77777777" w:rsidR="0064120E" w:rsidRDefault="0064120E" w:rsidP="0064120E">
      <w:pPr>
        <w:pStyle w:val="Heading1"/>
      </w:pPr>
      <w:r>
        <w:t>Conclusion</w:t>
      </w:r>
    </w:p>
    <w:p w14:paraId="58AA455E" w14:textId="55934FB3" w:rsidR="003E68E2" w:rsidRPr="003E68E2" w:rsidRDefault="003E68E2" w:rsidP="003E68E2">
      <w:pPr>
        <w:jc w:val="both"/>
      </w:pPr>
      <w:r>
        <w:tab/>
      </w:r>
      <w:r w:rsidR="00D24813">
        <w:t xml:space="preserve">Since the introduction of </w:t>
      </w:r>
      <w:r>
        <w:t xml:space="preserve">GPUs </w:t>
      </w:r>
      <w:r w:rsidR="00D24813">
        <w:t>as a processor</w:t>
      </w:r>
      <w:r w:rsidR="00D956AB">
        <w:t xml:space="preserve"> optimized</w:t>
      </w:r>
      <w:r w:rsidR="00D24813">
        <w:t xml:space="preserve"> for complex shader and vert</w:t>
      </w:r>
      <w:r w:rsidR="00D956AB">
        <w:t>ex</w:t>
      </w:r>
      <w:r w:rsidR="00D24813">
        <w:t xml:space="preserve"> </w:t>
      </w:r>
      <w:r w:rsidR="00601A4A">
        <w:t>computations,</w:t>
      </w:r>
      <w:r w:rsidR="00D956AB">
        <w:t xml:space="preserve"> we have seen its rapid evolution</w:t>
      </w:r>
      <w:r w:rsidR="00601A4A">
        <w:t xml:space="preserve"> and improvement over the years. </w:t>
      </w:r>
      <w:r w:rsidR="00285B2B">
        <w:t>Its</w:t>
      </w:r>
      <w:r w:rsidR="00601A4A">
        <w:t xml:space="preserve"> capability to handle immensely parallel </w:t>
      </w:r>
      <w:r w:rsidR="00BC16BA">
        <w:t>problems at ever increasing rates has enabled it to</w:t>
      </w:r>
      <w:r w:rsidR="00F11C93">
        <w:t xml:space="preserve"> renew interest in neural networks and push their possibilities forward.</w:t>
      </w:r>
      <w:r w:rsidR="00B80F92">
        <w:t xml:space="preserve"> As this trend continues and GPUs find </w:t>
      </w:r>
      <w:r w:rsidR="00353FD0">
        <w:t xml:space="preserve">utilization in self-driving cars, medical </w:t>
      </w:r>
      <w:r w:rsidR="00285B2B">
        <w:t xml:space="preserve">diagnosis and prognosis, and </w:t>
      </w:r>
      <w:r w:rsidR="00525C00">
        <w:t>A.I.</w:t>
      </w:r>
      <w:r w:rsidR="00E8519C">
        <w:t>,</w:t>
      </w:r>
      <w:r w:rsidR="00525C00">
        <w:t xml:space="preserve"> </w:t>
      </w:r>
      <w:r w:rsidR="00E950E2">
        <w:t>they will become an ever-more attractive target and vectors for</w:t>
      </w:r>
      <w:r w:rsidR="00244075">
        <w:t xml:space="preserve"> attackers looking to exploit their vulnerabilities</w:t>
      </w:r>
      <w:r w:rsidR="00161486">
        <w:t xml:space="preserve"> will continue to be discovered </w:t>
      </w:r>
      <w:r w:rsidR="00F82990">
        <w:t>and abused</w:t>
      </w:r>
      <w:r w:rsidR="00E950E2">
        <w:t xml:space="preserve">. </w:t>
      </w:r>
      <w:r w:rsidR="007754E4">
        <w:t xml:space="preserve">It is imperative that cyber security researchers and other fields </w:t>
      </w:r>
      <w:r w:rsidR="00A83902">
        <w:t xml:space="preserve">do not neglect to preempt these attacks by building up knowledge </w:t>
      </w:r>
      <w:r w:rsidR="007132BB">
        <w:t xml:space="preserve">on how these attacks may be perpetuated and to take the necessary </w:t>
      </w:r>
      <w:r w:rsidR="00C57016">
        <w:t>precautions. It is our hope that</w:t>
      </w:r>
      <w:r w:rsidR="00DF0A4E">
        <w:t xml:space="preserve"> this survey of GPU vulnerabilities and attacks will provide enough foundation to promote further research on </w:t>
      </w:r>
      <w:r w:rsidR="00A06DFB">
        <w:t>GPU security</w:t>
      </w:r>
      <w:r w:rsidR="006146FE">
        <w:t xml:space="preserve"> or prompt those who utilize GPUs </w:t>
      </w:r>
      <w:r w:rsidR="00F2733B">
        <w:t>to understand how they could be putting their data and their systems at risk</w:t>
      </w:r>
      <w:r w:rsidR="00D76501">
        <w:t>, and that there must be consideration in the implementation of GPU backed solutions</w:t>
      </w:r>
      <w:r w:rsidR="00F2733B">
        <w:t>.</w:t>
      </w:r>
    </w:p>
    <w:p w14:paraId="2814915A" w14:textId="77777777" w:rsidR="0064120E" w:rsidRDefault="0064120E" w:rsidP="0064120E">
      <w:pPr>
        <w:pStyle w:val="Heading1"/>
      </w:pPr>
      <w:r w:rsidRPr="005B520E">
        <w:t>References</w:t>
      </w:r>
    </w:p>
    <w:p w14:paraId="3818E497" w14:textId="77777777" w:rsidR="0064120E" w:rsidRPr="00D23FBE" w:rsidRDefault="0064120E" w:rsidP="0064120E">
      <w:pPr>
        <w:pStyle w:val="references"/>
        <w:numPr>
          <w:ilvl w:val="0"/>
          <w:numId w:val="0"/>
        </w:numPr>
        <w:spacing w:line="12pt" w:lineRule="auto"/>
        <w:rPr>
          <w:rFonts w:eastAsia="SimSun"/>
          <w:b/>
          <w:color w:val="FF0000"/>
          <w:spacing w:val="-1"/>
          <w:sz w:val="20"/>
          <w:szCs w:val="20"/>
          <w:lang w:eastAsia="x-none"/>
        </w:rPr>
      </w:pPr>
    </w:p>
    <w:p w14:paraId="1748787E" w14:textId="77777777" w:rsidR="008E2DB2" w:rsidRPr="008E2DB2" w:rsidRDefault="0064120E" w:rsidP="008E2DB2">
      <w:pPr>
        <w:pStyle w:val="Bibliography"/>
      </w:pPr>
      <w:r>
        <w:rPr>
          <w:b/>
          <w:color w:val="FF0000"/>
          <w:spacing w:val="-1"/>
          <w:lang w:val="x-none" w:eastAsia="x-none"/>
        </w:rPr>
        <w:fldChar w:fldCharType="begin"/>
      </w:r>
      <w:r w:rsidR="008E2DB2">
        <w:rPr>
          <w:b/>
          <w:color w:val="FF0000"/>
          <w:spacing w:val="-1"/>
          <w:lang w:val="x-none" w:eastAsia="x-none"/>
        </w:rPr>
        <w:instrText xml:space="preserve"> ADDIN ZOTERO_BIBL {"uncited":[],"omitted":[],"custom":[]} CSL_BIBLIOGRAPHY </w:instrText>
      </w:r>
      <w:r>
        <w:rPr>
          <w:b/>
          <w:color w:val="FF0000"/>
          <w:spacing w:val="-1"/>
          <w:lang w:val="x-none" w:eastAsia="x-none"/>
        </w:rPr>
        <w:fldChar w:fldCharType="separate"/>
      </w:r>
      <w:r w:rsidR="008E2DB2" w:rsidRPr="008E2DB2">
        <w:t>[1]</w:t>
      </w:r>
      <w:r w:rsidR="008E2DB2" w:rsidRPr="008E2DB2">
        <w:tab/>
        <w:t xml:space="preserve">T. Kim and Y. Shin, “GPU Side-Channel Attacks are Everywhere: A Survey,” in </w:t>
      </w:r>
      <w:r w:rsidR="008E2DB2" w:rsidRPr="008E2DB2">
        <w:rPr>
          <w:i/>
          <w:iCs/>
        </w:rPr>
        <w:t>2020 IEEE International Conference on Consumer Electronics - Asia (ICCE-Asia)</w:t>
      </w:r>
      <w:r w:rsidR="008E2DB2" w:rsidRPr="008E2DB2">
        <w:t xml:space="preserve">, Seoul, Korea (South): IEEE, Nov. 2020, pp. 1–4. </w:t>
      </w:r>
      <w:proofErr w:type="spellStart"/>
      <w:r w:rsidR="008E2DB2" w:rsidRPr="008E2DB2">
        <w:t>doi</w:t>
      </w:r>
      <w:proofErr w:type="spellEnd"/>
      <w:r w:rsidR="008E2DB2" w:rsidRPr="008E2DB2">
        <w:t>: 10.1109/ICCE-Asia49877.2020.9276805.</w:t>
      </w:r>
    </w:p>
    <w:p w14:paraId="52434021" w14:textId="77777777" w:rsidR="008E2DB2" w:rsidRPr="008E2DB2" w:rsidRDefault="008E2DB2" w:rsidP="008E2DB2">
      <w:pPr>
        <w:pStyle w:val="Bibliography"/>
      </w:pPr>
      <w:r w:rsidRPr="008E2DB2">
        <w:t>[2]</w:t>
      </w:r>
      <w:r w:rsidRPr="008E2DB2">
        <w:tab/>
        <w:t xml:space="preserve">W. J. Dally, S. W. Keckler, and D. B. Kirk, “Evolution of the Graphics Processing Unit (GPU),” </w:t>
      </w:r>
      <w:r w:rsidRPr="008E2DB2">
        <w:rPr>
          <w:i/>
          <w:iCs/>
        </w:rPr>
        <w:t>IEEE Micro</w:t>
      </w:r>
      <w:r w:rsidRPr="008E2DB2">
        <w:t xml:space="preserve">, vol. 41, no. 6, pp. 42–51, Nov. 2021, </w:t>
      </w:r>
      <w:proofErr w:type="spellStart"/>
      <w:r w:rsidRPr="008E2DB2">
        <w:t>doi</w:t>
      </w:r>
      <w:proofErr w:type="spellEnd"/>
      <w:r w:rsidRPr="008E2DB2">
        <w:t>: 10.1109/MM.2021.3113475.</w:t>
      </w:r>
    </w:p>
    <w:p w14:paraId="79002154" w14:textId="77777777" w:rsidR="008E2DB2" w:rsidRPr="008E2DB2" w:rsidRDefault="008E2DB2" w:rsidP="008E2DB2">
      <w:pPr>
        <w:pStyle w:val="Bibliography"/>
      </w:pPr>
      <w:r w:rsidRPr="008E2DB2">
        <w:t>[3]</w:t>
      </w:r>
      <w:r w:rsidRPr="008E2DB2">
        <w:tab/>
        <w:t xml:space="preserve">Z. H. Jiang, Y. Fei, and D. Kaeli, “A complete key recovery timing attack on a GPU,” in </w:t>
      </w:r>
      <w:r w:rsidRPr="008E2DB2">
        <w:rPr>
          <w:i/>
          <w:iCs/>
        </w:rPr>
        <w:t>2016 IEEE International Symposium on High Performance Computer Architecture (HPCA)</w:t>
      </w:r>
      <w:r w:rsidRPr="008E2DB2">
        <w:t xml:space="preserve">, Barcelona, Spain: IEEE, Mar. 2016, pp. 394–405. </w:t>
      </w:r>
      <w:proofErr w:type="spellStart"/>
      <w:r w:rsidRPr="008E2DB2">
        <w:t>doi</w:t>
      </w:r>
      <w:proofErr w:type="spellEnd"/>
      <w:r w:rsidRPr="008E2DB2">
        <w:t>: 10.1109/HPCA.2016.7446081.</w:t>
      </w:r>
    </w:p>
    <w:p w14:paraId="150B9093" w14:textId="77777777" w:rsidR="008E2DB2" w:rsidRPr="008E2DB2" w:rsidRDefault="008E2DB2" w:rsidP="008E2DB2">
      <w:pPr>
        <w:pStyle w:val="Bibliography"/>
      </w:pPr>
      <w:r w:rsidRPr="008E2DB2">
        <w:t>[4]</w:t>
      </w:r>
      <w:r w:rsidRPr="008E2DB2">
        <w:tab/>
        <w:t xml:space="preserve">S. A. Jeffers, R. O. Baldwin, and B. E. Mullins, “Accelerating Missile Threat Simulations Using Personal Computer Graphics Cards,” </w:t>
      </w:r>
      <w:r w:rsidRPr="008E2DB2">
        <w:rPr>
          <w:i/>
          <w:iCs/>
        </w:rPr>
        <w:t>SIMULATION</w:t>
      </w:r>
      <w:r w:rsidRPr="008E2DB2">
        <w:t xml:space="preserve">, vol. 82, no. 8, pp. 549–558, Aug. 2006, </w:t>
      </w:r>
      <w:proofErr w:type="spellStart"/>
      <w:r w:rsidRPr="008E2DB2">
        <w:t>doi</w:t>
      </w:r>
      <w:proofErr w:type="spellEnd"/>
      <w:r w:rsidRPr="008E2DB2">
        <w:t>: 10.1177/0037549706072047.</w:t>
      </w:r>
    </w:p>
    <w:p w14:paraId="77B61105" w14:textId="77777777" w:rsidR="008E2DB2" w:rsidRPr="008E2DB2" w:rsidRDefault="008E2DB2" w:rsidP="008E2DB2">
      <w:pPr>
        <w:pStyle w:val="Bibliography"/>
      </w:pPr>
      <w:r w:rsidRPr="008E2DB2">
        <w:t>[5]</w:t>
      </w:r>
      <w:r w:rsidRPr="008E2DB2">
        <w:tab/>
        <w:t xml:space="preserve">H. </w:t>
      </w:r>
      <w:proofErr w:type="spellStart"/>
      <w:r w:rsidRPr="008E2DB2">
        <w:t>Naghibijouybari</w:t>
      </w:r>
      <w:proofErr w:type="spellEnd"/>
      <w:r w:rsidRPr="008E2DB2">
        <w:t xml:space="preserve">, A. Neupane, Z. Qian, and N. Abu-Ghazaleh, “Beyond the CPU: Side–Channel Attacks on GPUs,” </w:t>
      </w:r>
      <w:r w:rsidRPr="008E2DB2">
        <w:rPr>
          <w:i/>
          <w:iCs/>
        </w:rPr>
        <w:t>IEEE Des. Test</w:t>
      </w:r>
      <w:r w:rsidRPr="008E2DB2">
        <w:t xml:space="preserve">, vol. 38, no. 3, pp. 15–21, Jun. 2021, </w:t>
      </w:r>
      <w:proofErr w:type="spellStart"/>
      <w:r w:rsidRPr="008E2DB2">
        <w:t>doi</w:t>
      </w:r>
      <w:proofErr w:type="spellEnd"/>
      <w:r w:rsidRPr="008E2DB2">
        <w:t>: 10.1109/MDAT.2021.3063359.</w:t>
      </w:r>
    </w:p>
    <w:p w14:paraId="1EB7E0CF" w14:textId="77777777" w:rsidR="008E2DB2" w:rsidRPr="008E2DB2" w:rsidRDefault="008E2DB2" w:rsidP="008E2DB2">
      <w:pPr>
        <w:pStyle w:val="Bibliography"/>
      </w:pPr>
      <w:r w:rsidRPr="008E2DB2">
        <w:t>[6]</w:t>
      </w:r>
      <w:r w:rsidRPr="008E2DB2">
        <w:tab/>
        <w:t xml:space="preserve">X. Wang and W. Zhang, “Cracking Randomized Coalescing Techniques with An Efficient Profiling-Based Side-Channel Attack to GPU,” in </w:t>
      </w:r>
      <w:r w:rsidRPr="008E2DB2">
        <w:rPr>
          <w:i/>
          <w:iCs/>
        </w:rPr>
        <w:t>Proceedings of the 8th International Workshop on Hardware and Architectural Support for Security and Privacy</w:t>
      </w:r>
      <w:r w:rsidRPr="008E2DB2">
        <w:t xml:space="preserve">, Phoenix AZ USA: ACM, Jun. 2019, pp. 1–8. </w:t>
      </w:r>
      <w:proofErr w:type="spellStart"/>
      <w:r w:rsidRPr="008E2DB2">
        <w:t>doi</w:t>
      </w:r>
      <w:proofErr w:type="spellEnd"/>
      <w:r w:rsidRPr="008E2DB2">
        <w:t>: 10.1145/3337167.3337169.</w:t>
      </w:r>
    </w:p>
    <w:p w14:paraId="0F381F92" w14:textId="77777777" w:rsidR="008E2DB2" w:rsidRPr="008E2DB2" w:rsidRDefault="008E2DB2" w:rsidP="008E2DB2">
      <w:pPr>
        <w:pStyle w:val="Bibliography"/>
      </w:pPr>
      <w:r w:rsidRPr="008E2DB2">
        <w:t>[7]</w:t>
      </w:r>
      <w:r w:rsidRPr="008E2DB2">
        <w:tab/>
        <w:t xml:space="preserve">E. Karimi, Y. Fei, and D. Kaeli, “Hardware/Software Obfuscation against Timing Side-channel Attack on a GPU,” in </w:t>
      </w:r>
      <w:r w:rsidRPr="008E2DB2">
        <w:rPr>
          <w:i/>
          <w:iCs/>
        </w:rPr>
        <w:t>2020 IEEE International Symposium on Hardware Oriented Security and Trust (HOST)</w:t>
      </w:r>
      <w:r w:rsidRPr="008E2DB2">
        <w:t xml:space="preserve">, San Jose, CA, USA: IEEE, Dec. 2020, pp. 122–131. </w:t>
      </w:r>
      <w:proofErr w:type="spellStart"/>
      <w:r w:rsidRPr="008E2DB2">
        <w:t>doi</w:t>
      </w:r>
      <w:proofErr w:type="spellEnd"/>
      <w:r w:rsidRPr="008E2DB2">
        <w:t>: 10.1109/HOST45689.2020.9300259.</w:t>
      </w:r>
    </w:p>
    <w:p w14:paraId="771FEA9E" w14:textId="77777777" w:rsidR="008E2DB2" w:rsidRPr="008E2DB2" w:rsidRDefault="008E2DB2" w:rsidP="008E2DB2">
      <w:pPr>
        <w:pStyle w:val="Bibliography"/>
      </w:pPr>
      <w:r w:rsidRPr="008E2DB2">
        <w:t>[8]</w:t>
      </w:r>
      <w:r w:rsidRPr="008E2DB2">
        <w:tab/>
        <w:t xml:space="preserve">E. Karimi, Z. H. Jiang, Y. Fei, and D. Kaeli, “A Timing Side-Channel Attack on a Mobile GPU,” in </w:t>
      </w:r>
      <w:r w:rsidRPr="008E2DB2">
        <w:rPr>
          <w:i/>
          <w:iCs/>
        </w:rPr>
        <w:t>2018 IEEE 36th International Conference on Computer Design (ICCD)</w:t>
      </w:r>
      <w:r w:rsidRPr="008E2DB2">
        <w:t xml:space="preserve">, Orlando, FL, USA: IEEE, Oct. 2018, pp. 67–74. </w:t>
      </w:r>
      <w:proofErr w:type="spellStart"/>
      <w:r w:rsidRPr="008E2DB2">
        <w:t>doi</w:t>
      </w:r>
      <w:proofErr w:type="spellEnd"/>
      <w:r w:rsidRPr="008E2DB2">
        <w:t>: 10.1109/ICCD.2018.00020.</w:t>
      </w:r>
    </w:p>
    <w:p w14:paraId="1E78B3A6" w14:textId="77777777" w:rsidR="008E2DB2" w:rsidRPr="008E2DB2" w:rsidRDefault="008E2DB2" w:rsidP="008E2DB2">
      <w:pPr>
        <w:pStyle w:val="Bibliography"/>
      </w:pPr>
      <w:r w:rsidRPr="008E2DB2">
        <w:t>[9]</w:t>
      </w:r>
      <w:r w:rsidRPr="008E2DB2">
        <w:tab/>
        <w:t xml:space="preserve">D. G. Mahmoud, V. Lenders, and M. </w:t>
      </w:r>
      <w:proofErr w:type="spellStart"/>
      <w:r w:rsidRPr="008E2DB2">
        <w:t>Stojilović</w:t>
      </w:r>
      <w:proofErr w:type="spellEnd"/>
      <w:r w:rsidRPr="008E2DB2">
        <w:t xml:space="preserve">, “Electrical-Level Attacks on CPUs, FPGAs, and GPUs: Survey and Implications in the Heterogeneous Era,” </w:t>
      </w:r>
      <w:r w:rsidRPr="008E2DB2">
        <w:rPr>
          <w:i/>
          <w:iCs/>
        </w:rPr>
        <w:t xml:space="preserve">ACM </w:t>
      </w:r>
      <w:proofErr w:type="spellStart"/>
      <w:r w:rsidRPr="008E2DB2">
        <w:rPr>
          <w:i/>
          <w:iCs/>
        </w:rPr>
        <w:t>Comput</w:t>
      </w:r>
      <w:proofErr w:type="spellEnd"/>
      <w:r w:rsidRPr="008E2DB2">
        <w:rPr>
          <w:i/>
          <w:iCs/>
        </w:rPr>
        <w:t xml:space="preserve">. </w:t>
      </w:r>
      <w:proofErr w:type="spellStart"/>
      <w:r w:rsidRPr="008E2DB2">
        <w:rPr>
          <w:i/>
          <w:iCs/>
        </w:rPr>
        <w:t>Surv</w:t>
      </w:r>
      <w:proofErr w:type="spellEnd"/>
      <w:r w:rsidRPr="008E2DB2">
        <w:rPr>
          <w:i/>
          <w:iCs/>
        </w:rPr>
        <w:t>.</w:t>
      </w:r>
      <w:r w:rsidRPr="008E2DB2">
        <w:t xml:space="preserve">, vol. 55, no. 3, pp. 1–40, Mar. 2023, </w:t>
      </w:r>
      <w:proofErr w:type="spellStart"/>
      <w:r w:rsidRPr="008E2DB2">
        <w:t>doi</w:t>
      </w:r>
      <w:proofErr w:type="spellEnd"/>
      <w:r w:rsidRPr="008E2DB2">
        <w:t>: 10.1145/3498337.</w:t>
      </w:r>
    </w:p>
    <w:p w14:paraId="1790B1B6" w14:textId="77777777" w:rsidR="008E2DB2" w:rsidRPr="008E2DB2" w:rsidRDefault="008E2DB2" w:rsidP="008E2DB2">
      <w:pPr>
        <w:pStyle w:val="Bibliography"/>
      </w:pPr>
      <w:r w:rsidRPr="008E2DB2">
        <w:t>[10]</w:t>
      </w:r>
      <w:r w:rsidRPr="008E2DB2">
        <w:tab/>
        <w:t xml:space="preserve">C. Luo </w:t>
      </w:r>
      <w:r w:rsidRPr="008E2DB2">
        <w:rPr>
          <w:i/>
          <w:iCs/>
        </w:rPr>
        <w:t>et al.</w:t>
      </w:r>
      <w:r w:rsidRPr="008E2DB2">
        <w:t xml:space="preserve">, “Power Analysis Attack of an AES GPU Implementation,” </w:t>
      </w:r>
      <w:r w:rsidRPr="008E2DB2">
        <w:rPr>
          <w:i/>
          <w:iCs/>
        </w:rPr>
        <w:t xml:space="preserve">J. </w:t>
      </w:r>
      <w:proofErr w:type="spellStart"/>
      <w:r w:rsidRPr="008E2DB2">
        <w:rPr>
          <w:i/>
          <w:iCs/>
        </w:rPr>
        <w:t>Hardw</w:t>
      </w:r>
      <w:proofErr w:type="spellEnd"/>
      <w:r w:rsidRPr="008E2DB2">
        <w:rPr>
          <w:i/>
          <w:iCs/>
        </w:rPr>
        <w:t xml:space="preserve">. Syst. </w:t>
      </w:r>
      <w:proofErr w:type="spellStart"/>
      <w:r w:rsidRPr="008E2DB2">
        <w:rPr>
          <w:i/>
          <w:iCs/>
        </w:rPr>
        <w:t>Secur</w:t>
      </w:r>
      <w:proofErr w:type="spellEnd"/>
      <w:r w:rsidRPr="008E2DB2">
        <w:rPr>
          <w:i/>
          <w:iCs/>
        </w:rPr>
        <w:t>.</w:t>
      </w:r>
      <w:r w:rsidRPr="008E2DB2">
        <w:t xml:space="preserve">, vol. 2, no. 1, pp. 69–82, Mar. 2018, </w:t>
      </w:r>
      <w:proofErr w:type="spellStart"/>
      <w:r w:rsidRPr="008E2DB2">
        <w:t>doi</w:t>
      </w:r>
      <w:proofErr w:type="spellEnd"/>
      <w:r w:rsidRPr="008E2DB2">
        <w:t>: 10.1007/s41635-018-0032-7.</w:t>
      </w:r>
    </w:p>
    <w:p w14:paraId="24FE54C2" w14:textId="77777777" w:rsidR="008E2DB2" w:rsidRPr="008E2DB2" w:rsidRDefault="008E2DB2" w:rsidP="008E2DB2">
      <w:pPr>
        <w:pStyle w:val="Bibliography"/>
      </w:pPr>
      <w:r w:rsidRPr="008E2DB2">
        <w:t>[11]</w:t>
      </w:r>
      <w:r w:rsidRPr="008E2DB2">
        <w:tab/>
        <w:t xml:space="preserve">A. A. Ahmed and M. K. Hasan, “Design and Implementation of Side Channel Attack Based on Deep Learning LSTM,” in </w:t>
      </w:r>
      <w:r w:rsidRPr="008E2DB2">
        <w:rPr>
          <w:i/>
          <w:iCs/>
        </w:rPr>
        <w:t>2023 IEEE Region 10 Symposium (TENSYMP)</w:t>
      </w:r>
      <w:r w:rsidRPr="008E2DB2">
        <w:t xml:space="preserve">, Canberra, Australia: IEEE, Sep. 2023, pp. 1–6. </w:t>
      </w:r>
      <w:proofErr w:type="spellStart"/>
      <w:r w:rsidRPr="008E2DB2">
        <w:t>doi</w:t>
      </w:r>
      <w:proofErr w:type="spellEnd"/>
      <w:r w:rsidRPr="008E2DB2">
        <w:t>: 10.1109/TENSYMP55890.2023.10223652.</w:t>
      </w:r>
    </w:p>
    <w:p w14:paraId="4C064E73" w14:textId="77777777" w:rsidR="008E2DB2" w:rsidRPr="008E2DB2" w:rsidRDefault="008E2DB2" w:rsidP="008E2DB2">
      <w:pPr>
        <w:pStyle w:val="Bibliography"/>
      </w:pPr>
      <w:r w:rsidRPr="008E2DB2">
        <w:t>[12]</w:t>
      </w:r>
      <w:r w:rsidRPr="008E2DB2">
        <w:tab/>
        <w:t xml:space="preserve">J. González-Gómez, K. Cordero-Zuñiga, L. Bauer, and J. Henkel, “The First Concept and Real-world Deployment of a GPU-based Thermal Covert Channel: Attack and Countermeasures,” in </w:t>
      </w:r>
      <w:r w:rsidRPr="008E2DB2">
        <w:rPr>
          <w:i/>
          <w:iCs/>
        </w:rPr>
        <w:t>2023 Design, Automation &amp; Test in Europe Conference &amp; Exhibition (DATE)</w:t>
      </w:r>
      <w:r w:rsidRPr="008E2DB2">
        <w:t xml:space="preserve">, Antwerp, Belgium: IEEE, Apr. 2023, pp. 1–6. </w:t>
      </w:r>
      <w:proofErr w:type="spellStart"/>
      <w:r w:rsidRPr="008E2DB2">
        <w:t>doi</w:t>
      </w:r>
      <w:proofErr w:type="spellEnd"/>
      <w:r w:rsidRPr="008E2DB2">
        <w:t>: 10.23919/DATE56975.2023.10137090.</w:t>
      </w:r>
    </w:p>
    <w:p w14:paraId="28FC5F8E" w14:textId="77777777" w:rsidR="008E2DB2" w:rsidRPr="008E2DB2" w:rsidRDefault="008E2DB2" w:rsidP="008E2DB2">
      <w:pPr>
        <w:pStyle w:val="Bibliography"/>
      </w:pPr>
      <w:r w:rsidRPr="008E2DB2">
        <w:t>[13]</w:t>
      </w:r>
      <w:r w:rsidRPr="008E2DB2">
        <w:tab/>
        <w:t>X. Wang and W. Zhang, “</w:t>
      </w:r>
      <w:proofErr w:type="spellStart"/>
      <w:r w:rsidRPr="008E2DB2">
        <w:t>pacSCA</w:t>
      </w:r>
      <w:proofErr w:type="spellEnd"/>
      <w:r w:rsidRPr="008E2DB2">
        <w:t xml:space="preserve">: A Profiling-Assisted Correlation-based Side-Channel Attack on GPUs,” in </w:t>
      </w:r>
      <w:r w:rsidRPr="008E2DB2">
        <w:rPr>
          <w:i/>
          <w:iCs/>
        </w:rPr>
        <w:t>2020 IEEE 38th International Conference on Computer Design (ICCD)</w:t>
      </w:r>
      <w:r w:rsidRPr="008E2DB2">
        <w:t xml:space="preserve">, Hartford, CT, USA: IEEE, Oct. 2020, pp. 525–528. </w:t>
      </w:r>
      <w:proofErr w:type="spellStart"/>
      <w:r w:rsidRPr="008E2DB2">
        <w:t>doi</w:t>
      </w:r>
      <w:proofErr w:type="spellEnd"/>
      <w:r w:rsidRPr="008E2DB2">
        <w:t>: 10.1109/ICCD50377.2020.00094.</w:t>
      </w:r>
    </w:p>
    <w:p w14:paraId="74EA92E4" w14:textId="77777777" w:rsidR="008E2DB2" w:rsidRPr="008E2DB2" w:rsidRDefault="008E2DB2" w:rsidP="008E2DB2">
      <w:pPr>
        <w:pStyle w:val="Bibliography"/>
      </w:pPr>
      <w:r w:rsidRPr="008E2DB2">
        <w:t>[14]</w:t>
      </w:r>
      <w:r w:rsidRPr="008E2DB2">
        <w:tab/>
        <w:t xml:space="preserve">Y. Gao, Y. Zhou, and W. Cheng, “Efficient electro-magnetic analysis of a GPU </w:t>
      </w:r>
      <w:proofErr w:type="spellStart"/>
      <w:r w:rsidRPr="008E2DB2">
        <w:t>bitsliced</w:t>
      </w:r>
      <w:proofErr w:type="spellEnd"/>
      <w:r w:rsidRPr="008E2DB2">
        <w:t xml:space="preserve"> AES implementation,” </w:t>
      </w:r>
      <w:r w:rsidRPr="008E2DB2">
        <w:rPr>
          <w:i/>
          <w:iCs/>
        </w:rPr>
        <w:lastRenderedPageBreak/>
        <w:t>Cybersecurity</w:t>
      </w:r>
      <w:r w:rsidRPr="008E2DB2">
        <w:t xml:space="preserve">, vol. 3, no. 1, p. 3, Feb. 2020, </w:t>
      </w:r>
      <w:proofErr w:type="spellStart"/>
      <w:r w:rsidRPr="008E2DB2">
        <w:t>doi</w:t>
      </w:r>
      <w:proofErr w:type="spellEnd"/>
      <w:r w:rsidRPr="008E2DB2">
        <w:t>: 10.1186/s42400-020-0045-8.</w:t>
      </w:r>
    </w:p>
    <w:p w14:paraId="66121988" w14:textId="77777777" w:rsidR="008E2DB2" w:rsidRPr="008E2DB2" w:rsidRDefault="008E2DB2" w:rsidP="008E2DB2">
      <w:pPr>
        <w:pStyle w:val="Bibliography"/>
      </w:pPr>
      <w:r w:rsidRPr="008E2DB2">
        <w:t>[15]</w:t>
      </w:r>
      <w:r w:rsidRPr="008E2DB2">
        <w:tab/>
        <w:t xml:space="preserve">M. Sabbagh, Y. Fei, and D. Kaeli, “A Novel GPU Overdrive Fault Attack,” in </w:t>
      </w:r>
      <w:r w:rsidRPr="008E2DB2">
        <w:rPr>
          <w:i/>
          <w:iCs/>
        </w:rPr>
        <w:t>2020 57th ACM/IEEE Design Automation Conference (DAC)</w:t>
      </w:r>
      <w:r w:rsidRPr="008E2DB2">
        <w:t xml:space="preserve">, San Francisco, CA, USA: IEEE, Jul. 2020, pp. 1–6. </w:t>
      </w:r>
      <w:proofErr w:type="spellStart"/>
      <w:r w:rsidRPr="008E2DB2">
        <w:t>doi</w:t>
      </w:r>
      <w:proofErr w:type="spellEnd"/>
      <w:r w:rsidRPr="008E2DB2">
        <w:t>: 10.1109/DAC18072.2020.9218690.</w:t>
      </w:r>
    </w:p>
    <w:p w14:paraId="5F6A550A" w14:textId="77777777" w:rsidR="008E2DB2" w:rsidRPr="008E2DB2" w:rsidRDefault="008E2DB2" w:rsidP="008E2DB2">
      <w:pPr>
        <w:pStyle w:val="Bibliography"/>
      </w:pPr>
      <w:r w:rsidRPr="008E2DB2">
        <w:t>[16]</w:t>
      </w:r>
      <w:r w:rsidRPr="008E2DB2">
        <w:tab/>
        <w:t xml:space="preserve">C.-S. Chen, S.-Y. Chiu, and S.-Y. Li, “AES Encryption Method Based on Chaotic Cryptography,” in </w:t>
      </w:r>
      <w:r w:rsidRPr="008E2DB2">
        <w:rPr>
          <w:i/>
          <w:iCs/>
        </w:rPr>
        <w:t>2023 International Conference on Consumer Electronics - Taiwan (ICCE-Taiwan)</w:t>
      </w:r>
      <w:r w:rsidRPr="008E2DB2">
        <w:t xml:space="preserve">, </w:t>
      </w:r>
      <w:proofErr w:type="spellStart"/>
      <w:r w:rsidRPr="008E2DB2">
        <w:t>PingTung</w:t>
      </w:r>
      <w:proofErr w:type="spellEnd"/>
      <w:r w:rsidRPr="008E2DB2">
        <w:t xml:space="preserve">, Taiwan: IEEE, Jul. 2023, pp. 293–294. </w:t>
      </w:r>
      <w:proofErr w:type="spellStart"/>
      <w:r w:rsidRPr="008E2DB2">
        <w:t>doi</w:t>
      </w:r>
      <w:proofErr w:type="spellEnd"/>
      <w:r w:rsidRPr="008E2DB2">
        <w:t>: 10.1109/ICCE-Taiwan58799.2023.10226728.</w:t>
      </w:r>
    </w:p>
    <w:p w14:paraId="0D4D4A49" w14:textId="77777777" w:rsidR="008E2DB2" w:rsidRPr="008E2DB2" w:rsidRDefault="008E2DB2" w:rsidP="008E2DB2">
      <w:pPr>
        <w:pStyle w:val="Bibliography"/>
      </w:pPr>
      <w:r w:rsidRPr="008E2DB2">
        <w:t>[17]</w:t>
      </w:r>
      <w:r w:rsidRPr="008E2DB2">
        <w:tab/>
        <w:t xml:space="preserve">A. </w:t>
      </w:r>
      <w:proofErr w:type="spellStart"/>
      <w:r w:rsidRPr="008E2DB2">
        <w:t>Fanfakh</w:t>
      </w:r>
      <w:proofErr w:type="spellEnd"/>
      <w:r w:rsidRPr="008E2DB2">
        <w:t xml:space="preserve">, H. Noura, and R. Couturier, “Simultaneous encryption and authentication of messages over GPUs,” </w:t>
      </w:r>
      <w:proofErr w:type="spellStart"/>
      <w:r w:rsidRPr="008E2DB2">
        <w:rPr>
          <w:i/>
          <w:iCs/>
        </w:rPr>
        <w:t>Multimed</w:t>
      </w:r>
      <w:proofErr w:type="spellEnd"/>
      <w:r w:rsidRPr="008E2DB2">
        <w:rPr>
          <w:i/>
          <w:iCs/>
        </w:rPr>
        <w:t>. Tools Appl.</w:t>
      </w:r>
      <w:r w:rsidRPr="008E2DB2">
        <w:t xml:space="preserve">, May 2023, </w:t>
      </w:r>
      <w:proofErr w:type="spellStart"/>
      <w:r w:rsidRPr="008E2DB2">
        <w:t>doi</w:t>
      </w:r>
      <w:proofErr w:type="spellEnd"/>
      <w:r w:rsidRPr="008E2DB2">
        <w:t>: 10.1007/s11042-023-15451-5.</w:t>
      </w:r>
    </w:p>
    <w:p w14:paraId="69278A57" w14:textId="77777777" w:rsidR="008E2DB2" w:rsidRPr="008E2DB2" w:rsidRDefault="008E2DB2" w:rsidP="008E2DB2">
      <w:pPr>
        <w:pStyle w:val="Bibliography"/>
      </w:pPr>
      <w:r w:rsidRPr="008E2DB2">
        <w:t>[18]</w:t>
      </w:r>
      <w:r w:rsidRPr="008E2DB2">
        <w:tab/>
        <w:t xml:space="preserve">S. Lee, Y. Kim, J. Kim, and J. Kim, “Stealing Webpages Rendered on Your Browser by Exploiting GPU Vulnerabilities,” in </w:t>
      </w:r>
      <w:r w:rsidRPr="008E2DB2">
        <w:rPr>
          <w:i/>
          <w:iCs/>
        </w:rPr>
        <w:t>2014 IEEE Symposium on Security and Privacy</w:t>
      </w:r>
      <w:r w:rsidRPr="008E2DB2">
        <w:t xml:space="preserve">, San Jose, CA: IEEE, May 2014, pp. 19–33. </w:t>
      </w:r>
      <w:proofErr w:type="spellStart"/>
      <w:r w:rsidRPr="008E2DB2">
        <w:t>doi</w:t>
      </w:r>
      <w:proofErr w:type="spellEnd"/>
      <w:r w:rsidRPr="008E2DB2">
        <w:t>: 10.1109/SP.2014.9.</w:t>
      </w:r>
    </w:p>
    <w:p w14:paraId="2CF311CF" w14:textId="77777777" w:rsidR="008E2DB2" w:rsidRPr="008E2DB2" w:rsidRDefault="008E2DB2" w:rsidP="008E2DB2">
      <w:pPr>
        <w:pStyle w:val="Bibliography"/>
      </w:pPr>
      <w:r w:rsidRPr="008E2DB2">
        <w:t>[19]</w:t>
      </w:r>
      <w:r w:rsidRPr="008E2DB2">
        <w:tab/>
        <w:t xml:space="preserve">S.-O. Park, O. Kwon, Y. Kim, S. K. Cha, and H. Yoon, “Mind control attack: Undermining deep learning with GPU memory exploitation,” </w:t>
      </w:r>
      <w:proofErr w:type="spellStart"/>
      <w:r w:rsidRPr="008E2DB2">
        <w:rPr>
          <w:i/>
          <w:iCs/>
        </w:rPr>
        <w:t>Comput</w:t>
      </w:r>
      <w:proofErr w:type="spellEnd"/>
      <w:r w:rsidRPr="008E2DB2">
        <w:rPr>
          <w:i/>
          <w:iCs/>
        </w:rPr>
        <w:t xml:space="preserve">. </w:t>
      </w:r>
      <w:proofErr w:type="spellStart"/>
      <w:r w:rsidRPr="008E2DB2">
        <w:rPr>
          <w:i/>
          <w:iCs/>
        </w:rPr>
        <w:t>Secur</w:t>
      </w:r>
      <w:proofErr w:type="spellEnd"/>
      <w:r w:rsidRPr="008E2DB2">
        <w:rPr>
          <w:i/>
          <w:iCs/>
        </w:rPr>
        <w:t>.</w:t>
      </w:r>
      <w:r w:rsidRPr="008E2DB2">
        <w:t xml:space="preserve">, vol. 102, p. 102115, Mar. 2021, </w:t>
      </w:r>
      <w:proofErr w:type="spellStart"/>
      <w:r w:rsidRPr="008E2DB2">
        <w:t>doi</w:t>
      </w:r>
      <w:proofErr w:type="spellEnd"/>
      <w:r w:rsidRPr="008E2DB2">
        <w:t>: 10.1016/j.cose.2020.102115.</w:t>
      </w:r>
    </w:p>
    <w:p w14:paraId="03FF02C0" w14:textId="77777777" w:rsidR="008E2DB2" w:rsidRPr="008E2DB2" w:rsidRDefault="008E2DB2" w:rsidP="008E2DB2">
      <w:pPr>
        <w:pStyle w:val="Bibliography"/>
      </w:pPr>
      <w:r w:rsidRPr="008E2DB2">
        <w:t>[20]</w:t>
      </w:r>
      <w:r w:rsidRPr="008E2DB2">
        <w:tab/>
        <w:t xml:space="preserve">H. Taneja, J. Kim, J. J. Xu, S. van Schaik, D. Genkin, and Y. </w:t>
      </w:r>
      <w:proofErr w:type="spellStart"/>
      <w:r w:rsidRPr="008E2DB2">
        <w:t>Yarom</w:t>
      </w:r>
      <w:proofErr w:type="spellEnd"/>
      <w:r w:rsidRPr="008E2DB2">
        <w:t xml:space="preserve">, “Hot Pixels: Frequency, Power, and Temperature Attacks on GPUs and ARM SoCs.” </w:t>
      </w:r>
      <w:proofErr w:type="spellStart"/>
      <w:r w:rsidRPr="008E2DB2">
        <w:t>arXiv</w:t>
      </w:r>
      <w:proofErr w:type="spellEnd"/>
      <w:r w:rsidRPr="008E2DB2">
        <w:t>, May 22, 2023. Accessed: Nov. 06, 2023. [Online]. Available: http://arxiv.org/abs/2305.12784</w:t>
      </w:r>
    </w:p>
    <w:p w14:paraId="69193D57" w14:textId="77777777" w:rsidR="008E2DB2" w:rsidRPr="008E2DB2" w:rsidRDefault="008E2DB2" w:rsidP="008E2DB2">
      <w:pPr>
        <w:pStyle w:val="Bibliography"/>
      </w:pPr>
      <w:r w:rsidRPr="008E2DB2">
        <w:t>[21]</w:t>
      </w:r>
      <w:r w:rsidRPr="008E2DB2">
        <w:tab/>
        <w:t xml:space="preserve">H. T. Maia, C. Xiao, D. Li, E. </w:t>
      </w:r>
      <w:proofErr w:type="spellStart"/>
      <w:r w:rsidRPr="008E2DB2">
        <w:t>Grinspun</w:t>
      </w:r>
      <w:proofErr w:type="spellEnd"/>
      <w:r w:rsidRPr="008E2DB2">
        <w:t xml:space="preserve">, and C. Zheng, “Can one hear the shape of a neural network?: Snooping the GPU via Magnetic Side Channel.” </w:t>
      </w:r>
      <w:proofErr w:type="spellStart"/>
      <w:r w:rsidRPr="008E2DB2">
        <w:t>arXiv</w:t>
      </w:r>
      <w:proofErr w:type="spellEnd"/>
      <w:r w:rsidRPr="008E2DB2">
        <w:t>, Sep. 15, 2021. Accessed: Nov. 06, 2023. [Online]. Available: http://arxiv.org/abs/2109.07395</w:t>
      </w:r>
    </w:p>
    <w:p w14:paraId="08531849" w14:textId="77777777" w:rsidR="008E2DB2" w:rsidRPr="008E2DB2" w:rsidRDefault="008E2DB2" w:rsidP="008E2DB2">
      <w:pPr>
        <w:pStyle w:val="Bibliography"/>
      </w:pPr>
      <w:r w:rsidRPr="008E2DB2">
        <w:t>[22]</w:t>
      </w:r>
      <w:r w:rsidRPr="008E2DB2">
        <w:tab/>
        <w:t xml:space="preserve">Y. Gao, W. Cheng, H. Zhang, and Y. Zhou, “Cache-Collision Attacks on GPU-Based AES Implementation with Electro-Magnetic Leakages,” in </w:t>
      </w:r>
      <w:r w:rsidRPr="008E2DB2">
        <w:rPr>
          <w:i/>
          <w:iCs/>
        </w:rPr>
        <w:t>2018 17th IEEE International Conference On Trust, Security And Privacy In Computing And Communications/ 12th IEEE International Conference On Big Data Science And Engineering (</w:t>
      </w:r>
      <w:proofErr w:type="spellStart"/>
      <w:r w:rsidRPr="008E2DB2">
        <w:rPr>
          <w:i/>
          <w:iCs/>
        </w:rPr>
        <w:t>TrustCom</w:t>
      </w:r>
      <w:proofErr w:type="spellEnd"/>
      <w:r w:rsidRPr="008E2DB2">
        <w:rPr>
          <w:i/>
          <w:iCs/>
        </w:rPr>
        <w:t>/</w:t>
      </w:r>
      <w:proofErr w:type="spellStart"/>
      <w:r w:rsidRPr="008E2DB2">
        <w:rPr>
          <w:i/>
          <w:iCs/>
        </w:rPr>
        <w:t>BigDataSE</w:t>
      </w:r>
      <w:proofErr w:type="spellEnd"/>
      <w:r w:rsidRPr="008E2DB2">
        <w:rPr>
          <w:i/>
          <w:iCs/>
        </w:rPr>
        <w:t>)</w:t>
      </w:r>
      <w:r w:rsidRPr="008E2DB2">
        <w:t xml:space="preserve">, New York, NY, USA: IEEE, Aug. 2018, pp. 300–306. </w:t>
      </w:r>
      <w:proofErr w:type="spellStart"/>
      <w:r w:rsidRPr="008E2DB2">
        <w:t>doi</w:t>
      </w:r>
      <w:proofErr w:type="spellEnd"/>
      <w:r w:rsidRPr="008E2DB2">
        <w:t>: 10.1109/</w:t>
      </w:r>
      <w:proofErr w:type="spellStart"/>
      <w:r w:rsidRPr="008E2DB2">
        <w:t>TrustCom</w:t>
      </w:r>
      <w:proofErr w:type="spellEnd"/>
      <w:r w:rsidRPr="008E2DB2">
        <w:t>/BigDataSE.2018.00053.</w:t>
      </w:r>
    </w:p>
    <w:p w14:paraId="76D76EA6" w14:textId="77777777" w:rsidR="008E2DB2" w:rsidRPr="008E2DB2" w:rsidRDefault="008E2DB2" w:rsidP="008E2DB2">
      <w:pPr>
        <w:pStyle w:val="Bibliography"/>
      </w:pPr>
      <w:r w:rsidRPr="008E2DB2">
        <w:t>[23]</w:t>
      </w:r>
      <w:r w:rsidRPr="008E2DB2">
        <w:tab/>
        <w:t xml:space="preserve">I. Younis, J. Liu, X. Yang, H. Sha, P. Li, and H. Wang, “Analyzing the Impact of Soft Errors in Deep Neural Networks on </w:t>
      </w:r>
      <w:proofErr w:type="spellStart"/>
      <w:r w:rsidRPr="008E2DB2">
        <w:t>GPUsfrom</w:t>
      </w:r>
      <w:proofErr w:type="spellEnd"/>
      <w:r w:rsidRPr="008E2DB2">
        <w:t xml:space="preserve"> Instruction Level,” </w:t>
      </w:r>
      <w:r w:rsidRPr="008E2DB2">
        <w:rPr>
          <w:i/>
          <w:iCs/>
        </w:rPr>
        <w:t>WSEAS Trans. Syst. CONTROL</w:t>
      </w:r>
      <w:r w:rsidRPr="008E2DB2">
        <w:t xml:space="preserve">, vol. 15, pp. 699–708, Dec. 2020, </w:t>
      </w:r>
      <w:proofErr w:type="spellStart"/>
      <w:r w:rsidRPr="008E2DB2">
        <w:t>doi</w:t>
      </w:r>
      <w:proofErr w:type="spellEnd"/>
      <w:r w:rsidRPr="008E2DB2">
        <w:t>: 10.37394/23203.2020.15.70.</w:t>
      </w:r>
    </w:p>
    <w:p w14:paraId="41BCD71B" w14:textId="77777777" w:rsidR="008E2DB2" w:rsidRPr="008E2DB2" w:rsidRDefault="008E2DB2" w:rsidP="008E2DB2">
      <w:pPr>
        <w:pStyle w:val="Bibliography"/>
      </w:pPr>
      <w:r w:rsidRPr="008E2DB2">
        <w:t>[24]</w:t>
      </w:r>
      <w:r w:rsidRPr="008E2DB2">
        <w:tab/>
        <w:t xml:space="preserve">K. Adam, I. I. Mohd, and Y. Ibrahim, “Analyzing the instructions vulnerability of dense convolutional network on GPUS,” </w:t>
      </w:r>
      <w:r w:rsidRPr="008E2DB2">
        <w:rPr>
          <w:i/>
          <w:iCs/>
        </w:rPr>
        <w:t xml:space="preserve">Int. J. </w:t>
      </w:r>
      <w:proofErr w:type="spellStart"/>
      <w:r w:rsidRPr="008E2DB2">
        <w:rPr>
          <w:i/>
          <w:iCs/>
        </w:rPr>
        <w:t>Electr</w:t>
      </w:r>
      <w:proofErr w:type="spellEnd"/>
      <w:r w:rsidRPr="008E2DB2">
        <w:rPr>
          <w:i/>
          <w:iCs/>
        </w:rPr>
        <w:t xml:space="preserve">. </w:t>
      </w:r>
      <w:proofErr w:type="spellStart"/>
      <w:r w:rsidRPr="008E2DB2">
        <w:rPr>
          <w:i/>
          <w:iCs/>
        </w:rPr>
        <w:t>Comput</w:t>
      </w:r>
      <w:proofErr w:type="spellEnd"/>
      <w:r w:rsidRPr="008E2DB2">
        <w:rPr>
          <w:i/>
          <w:iCs/>
        </w:rPr>
        <w:t>. Eng. IJECE</w:t>
      </w:r>
      <w:r w:rsidRPr="008E2DB2">
        <w:t xml:space="preserve">, vol. 11, no. 5, Art. no. 5, Oct. 2021, </w:t>
      </w:r>
      <w:proofErr w:type="spellStart"/>
      <w:r w:rsidRPr="008E2DB2">
        <w:t>doi</w:t>
      </w:r>
      <w:proofErr w:type="spellEnd"/>
      <w:r w:rsidRPr="008E2DB2">
        <w:t>: 10.11591/ijece.v11i5.pp4481-4488.</w:t>
      </w:r>
    </w:p>
    <w:p w14:paraId="049509F1" w14:textId="77777777" w:rsidR="008E2DB2" w:rsidRPr="008E2DB2" w:rsidRDefault="008E2DB2" w:rsidP="008E2DB2">
      <w:pPr>
        <w:pStyle w:val="Bibliography"/>
      </w:pPr>
      <w:r w:rsidRPr="008E2DB2">
        <w:t>[25]</w:t>
      </w:r>
      <w:r w:rsidRPr="008E2DB2">
        <w:tab/>
        <w:t xml:space="preserve">B. Topçu and I. </w:t>
      </w:r>
      <w:proofErr w:type="spellStart"/>
      <w:r w:rsidRPr="008E2DB2">
        <w:t>Öz</w:t>
      </w:r>
      <w:proofErr w:type="spellEnd"/>
      <w:r w:rsidRPr="008E2DB2">
        <w:t xml:space="preserve">, “Soft error vulnerability prediction of GPGPU applications,” </w:t>
      </w:r>
      <w:r w:rsidRPr="008E2DB2">
        <w:rPr>
          <w:i/>
          <w:iCs/>
        </w:rPr>
        <w:t xml:space="preserve">J. </w:t>
      </w:r>
      <w:proofErr w:type="spellStart"/>
      <w:r w:rsidRPr="008E2DB2">
        <w:rPr>
          <w:i/>
          <w:iCs/>
        </w:rPr>
        <w:t>Supercomput</w:t>
      </w:r>
      <w:proofErr w:type="spellEnd"/>
      <w:r w:rsidRPr="008E2DB2">
        <w:rPr>
          <w:i/>
          <w:iCs/>
        </w:rPr>
        <w:t>.</w:t>
      </w:r>
      <w:r w:rsidRPr="008E2DB2">
        <w:t xml:space="preserve">, vol. 79, no. 6, pp. 6965–6990, Apr. 2023, </w:t>
      </w:r>
      <w:proofErr w:type="spellStart"/>
      <w:r w:rsidRPr="008E2DB2">
        <w:t>doi</w:t>
      </w:r>
      <w:proofErr w:type="spellEnd"/>
      <w:r w:rsidRPr="008E2DB2">
        <w:t>: 10.1007/s11227-022-04933-2.</w:t>
      </w:r>
    </w:p>
    <w:p w14:paraId="64AB21F0" w14:textId="77777777" w:rsidR="008E2DB2" w:rsidRPr="008E2DB2" w:rsidRDefault="008E2DB2" w:rsidP="008E2DB2">
      <w:pPr>
        <w:pStyle w:val="Bibliography"/>
      </w:pPr>
      <w:r w:rsidRPr="008E2DB2">
        <w:t>[26]</w:t>
      </w:r>
      <w:r w:rsidRPr="008E2DB2">
        <w:tab/>
        <w:t xml:space="preserve">Z. Zhan, Z. Zhang, S. Liang, F. Yao, and X. Koutsoukos, “Graphics Peeping Unit: Exploiting EM Side-Channel Information of GPUs to Eavesdrop on Your </w:t>
      </w:r>
      <w:r w:rsidRPr="008E2DB2">
        <w:t xml:space="preserve">Neighbors,” in </w:t>
      </w:r>
      <w:r w:rsidRPr="008E2DB2">
        <w:rPr>
          <w:i/>
          <w:iCs/>
        </w:rPr>
        <w:t>2022 IEEE Symposium on Security and Privacy (SP)</w:t>
      </w:r>
      <w:r w:rsidRPr="008E2DB2">
        <w:t xml:space="preserve">, San Francisco, CA, USA: IEEE, May 2022, pp. 1440–1457. </w:t>
      </w:r>
      <w:proofErr w:type="spellStart"/>
      <w:r w:rsidRPr="008E2DB2">
        <w:t>doi</w:t>
      </w:r>
      <w:proofErr w:type="spellEnd"/>
      <w:r w:rsidRPr="008E2DB2">
        <w:t>: 10.1109/SP46214.2022.9833773.</w:t>
      </w:r>
    </w:p>
    <w:p w14:paraId="1441E7A8" w14:textId="77777777" w:rsidR="008E2DB2" w:rsidRPr="008E2DB2" w:rsidRDefault="008E2DB2" w:rsidP="008E2DB2">
      <w:pPr>
        <w:pStyle w:val="Bibliography"/>
      </w:pPr>
      <w:r w:rsidRPr="008E2DB2">
        <w:t>[27]</w:t>
      </w:r>
      <w:r w:rsidRPr="008E2DB2">
        <w:tab/>
        <w:t xml:space="preserve">M. A. Rafi, Y. Feng, F. Yao, M. Tang, and H. Jeon, “Decepticon: Attacking Secrets of Transformers,” in </w:t>
      </w:r>
      <w:r w:rsidRPr="008E2DB2">
        <w:rPr>
          <w:i/>
          <w:iCs/>
        </w:rPr>
        <w:t>2023 IEEE International Symposium on Workload Characterization (IISWC)</w:t>
      </w:r>
      <w:r w:rsidRPr="008E2DB2">
        <w:t xml:space="preserve">, Oct. 2023, pp. 128–139. </w:t>
      </w:r>
      <w:proofErr w:type="spellStart"/>
      <w:r w:rsidRPr="008E2DB2">
        <w:t>doi</w:t>
      </w:r>
      <w:proofErr w:type="spellEnd"/>
      <w:r w:rsidRPr="008E2DB2">
        <w:t>: 10.1109/IISWC59245.2023.00028.</w:t>
      </w:r>
    </w:p>
    <w:p w14:paraId="3F60C7FC" w14:textId="77777777" w:rsidR="008E2DB2" w:rsidRPr="008E2DB2" w:rsidRDefault="008E2DB2" w:rsidP="008E2DB2">
      <w:pPr>
        <w:pStyle w:val="Bibliography"/>
      </w:pPr>
      <w:r w:rsidRPr="008E2DB2">
        <w:t>[28]</w:t>
      </w:r>
      <w:r w:rsidRPr="008E2DB2">
        <w:tab/>
        <w:t xml:space="preserve">A. N. Alahmadi, S. U. Rehman, H. S. Alhazmi, D. G. Glynn, H. Shoaib, and P. Solé, “Cyber-Security Threats and Side-Channel Attacks for Digital Agriculture,” </w:t>
      </w:r>
      <w:r w:rsidRPr="008E2DB2">
        <w:rPr>
          <w:i/>
          <w:iCs/>
        </w:rPr>
        <w:t>Sensors</w:t>
      </w:r>
      <w:r w:rsidRPr="008E2DB2">
        <w:t xml:space="preserve">, vol. 22, no. 9, p. 3520, May 2022, </w:t>
      </w:r>
      <w:proofErr w:type="spellStart"/>
      <w:r w:rsidRPr="008E2DB2">
        <w:t>doi</w:t>
      </w:r>
      <w:proofErr w:type="spellEnd"/>
      <w:r w:rsidRPr="008E2DB2">
        <w:t>: 10.3390/s22093520.</w:t>
      </w:r>
    </w:p>
    <w:p w14:paraId="7EE4F1F9" w14:textId="77777777" w:rsidR="008E2DB2" w:rsidRPr="008E2DB2" w:rsidRDefault="008E2DB2" w:rsidP="008E2DB2">
      <w:pPr>
        <w:pStyle w:val="Bibliography"/>
      </w:pPr>
      <w:r w:rsidRPr="008E2DB2">
        <w:t>[29]</w:t>
      </w:r>
      <w:r w:rsidRPr="008E2DB2">
        <w:tab/>
        <w:t xml:space="preserve">W. Mai and Y. Xiao, “A novel GPU based Geo-Location Inference Attack on WebGL framework,” </w:t>
      </w:r>
      <w:r w:rsidRPr="008E2DB2">
        <w:rPr>
          <w:i/>
          <w:iCs/>
        </w:rPr>
        <w:t>High-</w:t>
      </w:r>
      <w:proofErr w:type="spellStart"/>
      <w:r w:rsidRPr="008E2DB2">
        <w:rPr>
          <w:i/>
          <w:iCs/>
        </w:rPr>
        <w:t>Confid</w:t>
      </w:r>
      <w:proofErr w:type="spellEnd"/>
      <w:r w:rsidRPr="008E2DB2">
        <w:rPr>
          <w:i/>
          <w:iCs/>
        </w:rPr>
        <w:t xml:space="preserve">. </w:t>
      </w:r>
      <w:proofErr w:type="spellStart"/>
      <w:r w:rsidRPr="008E2DB2">
        <w:rPr>
          <w:i/>
          <w:iCs/>
        </w:rPr>
        <w:t>Comput</w:t>
      </w:r>
      <w:proofErr w:type="spellEnd"/>
      <w:r w:rsidRPr="008E2DB2">
        <w:rPr>
          <w:i/>
          <w:iCs/>
        </w:rPr>
        <w:t>.</w:t>
      </w:r>
      <w:r w:rsidRPr="008E2DB2">
        <w:t xml:space="preserve">, vol. 3, no. 4, p. 100135, Dec. 2023, </w:t>
      </w:r>
      <w:proofErr w:type="spellStart"/>
      <w:r w:rsidRPr="008E2DB2">
        <w:t>doi</w:t>
      </w:r>
      <w:proofErr w:type="spellEnd"/>
      <w:r w:rsidRPr="008E2DB2">
        <w:t>: 10.1016/j.hcc.2023.100135.</w:t>
      </w:r>
    </w:p>
    <w:p w14:paraId="3023DF16" w14:textId="77777777" w:rsidR="008E2DB2" w:rsidRPr="008E2DB2" w:rsidRDefault="008E2DB2" w:rsidP="008E2DB2">
      <w:pPr>
        <w:pStyle w:val="Bibliography"/>
      </w:pPr>
      <w:r w:rsidRPr="008E2DB2">
        <w:t>[30]</w:t>
      </w:r>
      <w:r w:rsidRPr="008E2DB2">
        <w:tab/>
        <w:t xml:space="preserve">G. </w:t>
      </w:r>
      <w:proofErr w:type="spellStart"/>
      <w:r w:rsidRPr="008E2DB2">
        <w:t>Almusaddar</w:t>
      </w:r>
      <w:proofErr w:type="spellEnd"/>
      <w:r w:rsidRPr="008E2DB2">
        <w:t xml:space="preserve"> and H. </w:t>
      </w:r>
      <w:proofErr w:type="spellStart"/>
      <w:r w:rsidRPr="008E2DB2">
        <w:t>Naghibijouybari</w:t>
      </w:r>
      <w:proofErr w:type="spellEnd"/>
      <w:r w:rsidRPr="008E2DB2">
        <w:t xml:space="preserve">, “Exploiting Parallel Memory Write Requests for Covert Channel Attacks in Integrated CPU-GPU Systems.” </w:t>
      </w:r>
      <w:proofErr w:type="spellStart"/>
      <w:r w:rsidRPr="008E2DB2">
        <w:t>arXiv</w:t>
      </w:r>
      <w:proofErr w:type="spellEnd"/>
      <w:r w:rsidRPr="008E2DB2">
        <w:t>, Jul. 30, 2023. Accessed: Nov. 06, 2023. [Online]. Available: http://arxiv.org/abs/2307.16123</w:t>
      </w:r>
    </w:p>
    <w:p w14:paraId="6B320BC2" w14:textId="77777777" w:rsidR="008E2DB2" w:rsidRPr="008E2DB2" w:rsidRDefault="008E2DB2" w:rsidP="008E2DB2">
      <w:pPr>
        <w:pStyle w:val="Bibliography"/>
      </w:pPr>
      <w:r w:rsidRPr="008E2DB2">
        <w:t>[31]</w:t>
      </w:r>
      <w:r w:rsidRPr="008E2DB2">
        <w:tab/>
        <w:t xml:space="preserve">J. Ahn </w:t>
      </w:r>
      <w:r w:rsidRPr="008E2DB2">
        <w:rPr>
          <w:i/>
          <w:iCs/>
        </w:rPr>
        <w:t>et al.</w:t>
      </w:r>
      <w:r w:rsidRPr="008E2DB2">
        <w:t xml:space="preserve">, “Trident: A Hybrid Correlation-Collision GPU Cache Timing Attack for AES Key Recovery,” in </w:t>
      </w:r>
      <w:r w:rsidRPr="008E2DB2">
        <w:rPr>
          <w:i/>
          <w:iCs/>
        </w:rPr>
        <w:t>2021 IEEE International Symposium on High-Performance Computer Architecture (HPCA)</w:t>
      </w:r>
      <w:r w:rsidRPr="008E2DB2">
        <w:t xml:space="preserve">, Seoul, Korea (South): IEEE, Feb. 2021, pp. 332–344. </w:t>
      </w:r>
      <w:proofErr w:type="spellStart"/>
      <w:r w:rsidRPr="008E2DB2">
        <w:t>doi</w:t>
      </w:r>
      <w:proofErr w:type="spellEnd"/>
      <w:r w:rsidRPr="008E2DB2">
        <w:t>: 10.1109/HPCA51647.2021.00036.</w:t>
      </w:r>
    </w:p>
    <w:p w14:paraId="79F9F73A" w14:textId="77777777" w:rsidR="008E2DB2" w:rsidRPr="008E2DB2" w:rsidRDefault="008E2DB2" w:rsidP="008E2DB2">
      <w:pPr>
        <w:pStyle w:val="Bibliography"/>
      </w:pPr>
      <w:r w:rsidRPr="008E2DB2">
        <w:t>[32]</w:t>
      </w:r>
      <w:r w:rsidRPr="008E2DB2">
        <w:tab/>
        <w:t xml:space="preserve">B. Yang, R. Chen, K. Huang, J. Yang, and W. Gao, “Eavesdropping user credentials via GPU side channels on smartphones,” in </w:t>
      </w:r>
      <w:r w:rsidRPr="008E2DB2">
        <w:rPr>
          <w:i/>
          <w:iCs/>
        </w:rPr>
        <w:t>Proceedings of the 27th ACM International Conference on Architectural Support for Programming Languages and Operating Systems</w:t>
      </w:r>
      <w:r w:rsidRPr="008E2DB2">
        <w:t xml:space="preserve">, Lausanne Switzerland: ACM, Feb. 2022, pp. 285–299. </w:t>
      </w:r>
      <w:proofErr w:type="spellStart"/>
      <w:r w:rsidRPr="008E2DB2">
        <w:t>doi</w:t>
      </w:r>
      <w:proofErr w:type="spellEnd"/>
      <w:r w:rsidRPr="008E2DB2">
        <w:t>: 10.1145/3503222.3507757.</w:t>
      </w:r>
    </w:p>
    <w:p w14:paraId="058E5FB0" w14:textId="77777777" w:rsidR="008E2DB2" w:rsidRPr="008E2DB2" w:rsidRDefault="008E2DB2" w:rsidP="008E2DB2">
      <w:pPr>
        <w:pStyle w:val="Bibliography"/>
      </w:pPr>
      <w:r w:rsidRPr="008E2DB2">
        <w:t>[33]</w:t>
      </w:r>
      <w:r w:rsidRPr="008E2DB2">
        <w:tab/>
        <w:t xml:space="preserve">S. Liu, Y. Wei, J. Chi, F. H. Shezan, and Y. Tian, “Side Channel Attacks in Computation Offloading Systems with GPU Virtualization,” in </w:t>
      </w:r>
      <w:r w:rsidRPr="008E2DB2">
        <w:rPr>
          <w:i/>
          <w:iCs/>
        </w:rPr>
        <w:t>2019 IEEE Security and Privacy Workshops (SPW)</w:t>
      </w:r>
      <w:r w:rsidRPr="008E2DB2">
        <w:t xml:space="preserve">, San Francisco, CA, USA: IEEE, May 2019, pp. 156–161. </w:t>
      </w:r>
      <w:proofErr w:type="spellStart"/>
      <w:r w:rsidRPr="008E2DB2">
        <w:t>doi</w:t>
      </w:r>
      <w:proofErr w:type="spellEnd"/>
      <w:r w:rsidRPr="008E2DB2">
        <w:t>: 10.1109/SPW.2019.00037.</w:t>
      </w:r>
    </w:p>
    <w:p w14:paraId="41F9A0E7" w14:textId="77777777" w:rsidR="008E2DB2" w:rsidRPr="008E2DB2" w:rsidRDefault="008E2DB2" w:rsidP="008E2DB2">
      <w:pPr>
        <w:pStyle w:val="Bibliography"/>
      </w:pPr>
      <w:r w:rsidRPr="008E2DB2">
        <w:t>[34]</w:t>
      </w:r>
      <w:r w:rsidRPr="008E2DB2">
        <w:tab/>
        <w:t>J. Perez-</w:t>
      </w:r>
      <w:proofErr w:type="spellStart"/>
      <w:r w:rsidRPr="008E2DB2">
        <w:t>Cerrolaza</w:t>
      </w:r>
      <w:proofErr w:type="spellEnd"/>
      <w:r w:rsidRPr="008E2DB2">
        <w:t xml:space="preserve">, J. Abella, L. Kosmidis, A. J. Calderon, F. Cazorla, and J. L. Flores, “GPU Devices for Safety-Critical Systems: A Survey,” </w:t>
      </w:r>
      <w:r w:rsidRPr="008E2DB2">
        <w:rPr>
          <w:i/>
          <w:iCs/>
        </w:rPr>
        <w:t xml:space="preserve">ACM </w:t>
      </w:r>
      <w:proofErr w:type="spellStart"/>
      <w:r w:rsidRPr="008E2DB2">
        <w:rPr>
          <w:i/>
          <w:iCs/>
        </w:rPr>
        <w:t>Comput</w:t>
      </w:r>
      <w:proofErr w:type="spellEnd"/>
      <w:r w:rsidRPr="008E2DB2">
        <w:rPr>
          <w:i/>
          <w:iCs/>
        </w:rPr>
        <w:t xml:space="preserve">. </w:t>
      </w:r>
      <w:proofErr w:type="spellStart"/>
      <w:r w:rsidRPr="008E2DB2">
        <w:rPr>
          <w:i/>
          <w:iCs/>
        </w:rPr>
        <w:t>Surv</w:t>
      </w:r>
      <w:proofErr w:type="spellEnd"/>
      <w:r w:rsidRPr="008E2DB2">
        <w:rPr>
          <w:i/>
          <w:iCs/>
        </w:rPr>
        <w:t>.</w:t>
      </w:r>
      <w:r w:rsidRPr="008E2DB2">
        <w:t xml:space="preserve">, vol. 55, no. 7, pp. 1–37, Jul. 2023, </w:t>
      </w:r>
      <w:proofErr w:type="spellStart"/>
      <w:r w:rsidRPr="008E2DB2">
        <w:t>doi</w:t>
      </w:r>
      <w:proofErr w:type="spellEnd"/>
      <w:r w:rsidRPr="008E2DB2">
        <w:t>: 10.1145/3549526.</w:t>
      </w:r>
    </w:p>
    <w:p w14:paraId="209EA014" w14:textId="77777777" w:rsidR="008E2DB2" w:rsidRPr="008E2DB2" w:rsidRDefault="008E2DB2" w:rsidP="008E2DB2">
      <w:pPr>
        <w:pStyle w:val="Bibliography"/>
      </w:pPr>
      <w:r w:rsidRPr="008E2DB2">
        <w:t>[35]</w:t>
      </w:r>
      <w:r w:rsidRPr="008E2DB2">
        <w:tab/>
        <w:t xml:space="preserve">J. E. Rodriguez </w:t>
      </w:r>
      <w:proofErr w:type="spellStart"/>
      <w:r w:rsidRPr="008E2DB2">
        <w:t>Condia</w:t>
      </w:r>
      <w:proofErr w:type="spellEnd"/>
      <w:r w:rsidRPr="008E2DB2">
        <w:t xml:space="preserve">, P. Rech, F. F. D. Santos, L. Carro, and M. S. </w:t>
      </w:r>
      <w:proofErr w:type="spellStart"/>
      <w:r w:rsidRPr="008E2DB2">
        <w:t>Reorda</w:t>
      </w:r>
      <w:proofErr w:type="spellEnd"/>
      <w:r w:rsidRPr="008E2DB2">
        <w:t xml:space="preserve">, “An Effective Method to Identify Microarchitectural Vulnerabilities in GPUs,” </w:t>
      </w:r>
      <w:r w:rsidRPr="008E2DB2">
        <w:rPr>
          <w:i/>
          <w:iCs/>
        </w:rPr>
        <w:t xml:space="preserve">IEEE Trans. Device Mater. </w:t>
      </w:r>
      <w:proofErr w:type="spellStart"/>
      <w:r w:rsidRPr="008E2DB2">
        <w:rPr>
          <w:i/>
          <w:iCs/>
        </w:rPr>
        <w:t>Reliab</w:t>
      </w:r>
      <w:proofErr w:type="spellEnd"/>
      <w:r w:rsidRPr="008E2DB2">
        <w:rPr>
          <w:i/>
          <w:iCs/>
        </w:rPr>
        <w:t>.</w:t>
      </w:r>
      <w:r w:rsidRPr="008E2DB2">
        <w:t xml:space="preserve">, vol. 22, no. 2, pp. 129–141, Jun. 2022, </w:t>
      </w:r>
      <w:proofErr w:type="spellStart"/>
      <w:r w:rsidRPr="008E2DB2">
        <w:t>doi</w:t>
      </w:r>
      <w:proofErr w:type="spellEnd"/>
      <w:r w:rsidRPr="008E2DB2">
        <w:t>: 10.1109/TDMR.2022.3166260.</w:t>
      </w:r>
    </w:p>
    <w:p w14:paraId="006FD0CC" w14:textId="77777777" w:rsidR="008E2DB2" w:rsidRPr="008E2DB2" w:rsidRDefault="008E2DB2" w:rsidP="008E2DB2">
      <w:pPr>
        <w:pStyle w:val="Bibliography"/>
      </w:pPr>
      <w:r w:rsidRPr="008E2DB2">
        <w:t>[36]</w:t>
      </w:r>
      <w:r w:rsidRPr="008E2DB2">
        <w:tab/>
        <w:t xml:space="preserve">J. Yang, R. He, and B. Cui, “A GPU memory leakage code defect detection method based on the API calling feature,” in </w:t>
      </w:r>
      <w:r w:rsidRPr="008E2DB2">
        <w:rPr>
          <w:i/>
          <w:iCs/>
        </w:rPr>
        <w:t>The 2nd International Conference on Computing and Data Science</w:t>
      </w:r>
      <w:r w:rsidRPr="008E2DB2">
        <w:t xml:space="preserve">, Stanford CA USA: ACM, Jan. 2021, pp. 1–13. </w:t>
      </w:r>
      <w:proofErr w:type="spellStart"/>
      <w:r w:rsidRPr="008E2DB2">
        <w:t>doi</w:t>
      </w:r>
      <w:proofErr w:type="spellEnd"/>
      <w:r w:rsidRPr="008E2DB2">
        <w:t>: 10.1145/3448734.3450774.</w:t>
      </w:r>
    </w:p>
    <w:p w14:paraId="5CA9D80E" w14:textId="77777777" w:rsidR="008E2DB2" w:rsidRPr="008E2DB2" w:rsidRDefault="008E2DB2" w:rsidP="008E2DB2">
      <w:pPr>
        <w:pStyle w:val="Bibliography"/>
      </w:pPr>
      <w:r w:rsidRPr="008E2DB2">
        <w:t>[37]</w:t>
      </w:r>
      <w:r w:rsidRPr="008E2DB2">
        <w:tab/>
        <w:t xml:space="preserve">H. </w:t>
      </w:r>
      <w:proofErr w:type="spellStart"/>
      <w:r w:rsidRPr="008E2DB2">
        <w:t>Naghibijouybari</w:t>
      </w:r>
      <w:proofErr w:type="spellEnd"/>
      <w:r w:rsidRPr="008E2DB2">
        <w:t xml:space="preserve">, A. Neupane, Z. Qian, and N. Abu-Ghazaleh, “Rendered Insecure: GPU Side Channel Attacks are Practical,” in </w:t>
      </w:r>
      <w:r w:rsidRPr="008E2DB2">
        <w:rPr>
          <w:i/>
          <w:iCs/>
        </w:rPr>
        <w:t>Proceedings of the 2018 ACM SIGSAC Conference on Computer and Communications Security</w:t>
      </w:r>
      <w:r w:rsidRPr="008E2DB2">
        <w:t xml:space="preserve">, Toronto Canada: ACM, Oct. 2018, pp. 2139–2153. </w:t>
      </w:r>
      <w:proofErr w:type="spellStart"/>
      <w:r w:rsidRPr="008E2DB2">
        <w:t>doi</w:t>
      </w:r>
      <w:proofErr w:type="spellEnd"/>
      <w:r w:rsidRPr="008E2DB2">
        <w:t>: 10.1145/3243734.3243831.</w:t>
      </w:r>
    </w:p>
    <w:p w14:paraId="7AD288E5" w14:textId="77777777" w:rsidR="008E2DB2" w:rsidRPr="008E2DB2" w:rsidRDefault="008E2DB2" w:rsidP="008E2DB2">
      <w:pPr>
        <w:pStyle w:val="Bibliography"/>
      </w:pPr>
      <w:r w:rsidRPr="008E2DB2">
        <w:t>[38]</w:t>
      </w:r>
      <w:r w:rsidRPr="008E2DB2">
        <w:tab/>
        <w:t xml:space="preserve">S. Mittal, S. B. Abhinaya, M. Reddy, and I. Ali, “A Survey of Techniques for Improving Security of GPUs,” </w:t>
      </w:r>
      <w:r w:rsidRPr="008E2DB2">
        <w:rPr>
          <w:i/>
          <w:iCs/>
        </w:rPr>
        <w:t xml:space="preserve">J. </w:t>
      </w:r>
      <w:proofErr w:type="spellStart"/>
      <w:r w:rsidRPr="008E2DB2">
        <w:rPr>
          <w:i/>
          <w:iCs/>
        </w:rPr>
        <w:lastRenderedPageBreak/>
        <w:t>Hardw</w:t>
      </w:r>
      <w:proofErr w:type="spellEnd"/>
      <w:r w:rsidRPr="008E2DB2">
        <w:rPr>
          <w:i/>
          <w:iCs/>
        </w:rPr>
        <w:t xml:space="preserve">. Syst. </w:t>
      </w:r>
      <w:proofErr w:type="spellStart"/>
      <w:r w:rsidRPr="008E2DB2">
        <w:rPr>
          <w:i/>
          <w:iCs/>
        </w:rPr>
        <w:t>Secur</w:t>
      </w:r>
      <w:proofErr w:type="spellEnd"/>
      <w:r w:rsidRPr="008E2DB2">
        <w:rPr>
          <w:i/>
          <w:iCs/>
        </w:rPr>
        <w:t>.</w:t>
      </w:r>
      <w:r w:rsidRPr="008E2DB2">
        <w:t xml:space="preserve">, vol. 2, no. 3, pp. 266–285, Sep. 2018, </w:t>
      </w:r>
      <w:proofErr w:type="spellStart"/>
      <w:r w:rsidRPr="008E2DB2">
        <w:t>doi</w:t>
      </w:r>
      <w:proofErr w:type="spellEnd"/>
      <w:r w:rsidRPr="008E2DB2">
        <w:t>: 10.1007/s41635-018-0039-0.</w:t>
      </w:r>
    </w:p>
    <w:p w14:paraId="79DAAF80" w14:textId="77777777" w:rsidR="008E2DB2" w:rsidRPr="008E2DB2" w:rsidRDefault="008E2DB2" w:rsidP="008E2DB2">
      <w:pPr>
        <w:pStyle w:val="Bibliography"/>
      </w:pPr>
      <w:r w:rsidRPr="008E2DB2">
        <w:t>[39]</w:t>
      </w:r>
      <w:r w:rsidRPr="008E2DB2">
        <w:tab/>
        <w:t xml:space="preserve">H. </w:t>
      </w:r>
      <w:proofErr w:type="spellStart"/>
      <w:r w:rsidRPr="008E2DB2">
        <w:t>Naghibijouybari</w:t>
      </w:r>
      <w:proofErr w:type="spellEnd"/>
      <w:r w:rsidRPr="008E2DB2">
        <w:t xml:space="preserve">, E. M. </w:t>
      </w:r>
      <w:proofErr w:type="spellStart"/>
      <w:r w:rsidRPr="008E2DB2">
        <w:t>Koruyeh</w:t>
      </w:r>
      <w:proofErr w:type="spellEnd"/>
      <w:r w:rsidRPr="008E2DB2">
        <w:t xml:space="preserve">, and N. Abu-Ghazaleh, “Microarchitectural Attacks in Heterogeneous Systems: A Survey,” </w:t>
      </w:r>
      <w:r w:rsidRPr="008E2DB2">
        <w:rPr>
          <w:i/>
          <w:iCs/>
        </w:rPr>
        <w:t xml:space="preserve">ACM </w:t>
      </w:r>
      <w:proofErr w:type="spellStart"/>
      <w:r w:rsidRPr="008E2DB2">
        <w:rPr>
          <w:i/>
          <w:iCs/>
        </w:rPr>
        <w:t>Comput</w:t>
      </w:r>
      <w:proofErr w:type="spellEnd"/>
      <w:r w:rsidRPr="008E2DB2">
        <w:rPr>
          <w:i/>
          <w:iCs/>
        </w:rPr>
        <w:t xml:space="preserve">. </w:t>
      </w:r>
      <w:proofErr w:type="spellStart"/>
      <w:r w:rsidRPr="008E2DB2">
        <w:rPr>
          <w:i/>
          <w:iCs/>
        </w:rPr>
        <w:t>Surv</w:t>
      </w:r>
      <w:proofErr w:type="spellEnd"/>
      <w:r w:rsidRPr="008E2DB2">
        <w:rPr>
          <w:i/>
          <w:iCs/>
        </w:rPr>
        <w:t>.</w:t>
      </w:r>
      <w:r w:rsidRPr="008E2DB2">
        <w:t xml:space="preserve">, vol. 55, no. 7, pp. 1–40, Jul. 2023, </w:t>
      </w:r>
      <w:proofErr w:type="spellStart"/>
      <w:r w:rsidRPr="008E2DB2">
        <w:t>doi</w:t>
      </w:r>
      <w:proofErr w:type="spellEnd"/>
      <w:r w:rsidRPr="008E2DB2">
        <w:t>: 10.1145/3544102.</w:t>
      </w:r>
    </w:p>
    <w:p w14:paraId="558BBA82" w14:textId="77777777" w:rsidR="008E2DB2" w:rsidRPr="008E2DB2" w:rsidRDefault="008E2DB2" w:rsidP="008E2DB2">
      <w:pPr>
        <w:pStyle w:val="Bibliography"/>
      </w:pPr>
      <w:r w:rsidRPr="008E2DB2">
        <w:t>[40]</w:t>
      </w:r>
      <w:r w:rsidRPr="008E2DB2">
        <w:tab/>
        <w:t xml:space="preserve">J. J. Garcia-Hernandez, M. Morales-Sandoval, and E. Elizondo-Rodríguez, “A Flexible and General-Purpose Platform for Heterogeneous Computing,” </w:t>
      </w:r>
      <w:r w:rsidRPr="008E2DB2">
        <w:rPr>
          <w:i/>
          <w:iCs/>
        </w:rPr>
        <w:t>Computation</w:t>
      </w:r>
      <w:r w:rsidRPr="008E2DB2">
        <w:t xml:space="preserve">, vol. 11, no. 5, Art. no. 5, May 2023, </w:t>
      </w:r>
      <w:proofErr w:type="spellStart"/>
      <w:r w:rsidRPr="008E2DB2">
        <w:t>doi</w:t>
      </w:r>
      <w:proofErr w:type="spellEnd"/>
      <w:r w:rsidRPr="008E2DB2">
        <w:t>: 10.3390/computation11050097.</w:t>
      </w:r>
    </w:p>
    <w:p w14:paraId="6C7EF48D" w14:textId="77777777" w:rsidR="008E2DB2" w:rsidRPr="008E2DB2" w:rsidRDefault="008E2DB2" w:rsidP="008E2DB2">
      <w:pPr>
        <w:pStyle w:val="Bibliography"/>
      </w:pPr>
      <w:r w:rsidRPr="008E2DB2">
        <w:t>[41]</w:t>
      </w:r>
      <w:r w:rsidRPr="008E2DB2">
        <w:tab/>
        <w:t xml:space="preserve">F. Fernandes dos Santos, L. Carro, and P. Rech, “Kernel and layer vulnerability factor to evaluate object detection reliability in GPUs,” </w:t>
      </w:r>
      <w:r w:rsidRPr="008E2DB2">
        <w:rPr>
          <w:i/>
          <w:iCs/>
        </w:rPr>
        <w:t xml:space="preserve">IET </w:t>
      </w:r>
      <w:proofErr w:type="spellStart"/>
      <w:r w:rsidRPr="008E2DB2">
        <w:rPr>
          <w:i/>
          <w:iCs/>
        </w:rPr>
        <w:t>Comput</w:t>
      </w:r>
      <w:proofErr w:type="spellEnd"/>
      <w:r w:rsidRPr="008E2DB2">
        <w:rPr>
          <w:i/>
          <w:iCs/>
        </w:rPr>
        <w:t>. Digit. Tech.</w:t>
      </w:r>
      <w:r w:rsidRPr="008E2DB2">
        <w:t xml:space="preserve">, vol. 13, no. 3, pp. 178–186, 2019, </w:t>
      </w:r>
      <w:proofErr w:type="spellStart"/>
      <w:r w:rsidRPr="008E2DB2">
        <w:t>doi</w:t>
      </w:r>
      <w:proofErr w:type="spellEnd"/>
      <w:r w:rsidRPr="008E2DB2">
        <w:t>: 10.1049/iet-cdt.2018.5026.</w:t>
      </w:r>
    </w:p>
    <w:p w14:paraId="5D78B191" w14:textId="77777777" w:rsidR="008E2DB2" w:rsidRPr="008E2DB2" w:rsidRDefault="008E2DB2" w:rsidP="008E2DB2">
      <w:pPr>
        <w:pStyle w:val="Bibliography"/>
      </w:pPr>
      <w:r w:rsidRPr="008E2DB2">
        <w:t>[42]</w:t>
      </w:r>
      <w:r w:rsidRPr="008E2DB2">
        <w:tab/>
        <w:t xml:space="preserve">E. Ochoa-Jimenez, L. Rivera-Zamarripa, N. Cruz-Cortes, and F. Rodriguez-Henriquez, “Implementation of RSA Signatures on GPU and CPU Architectures,” </w:t>
      </w:r>
      <w:r w:rsidRPr="008E2DB2">
        <w:rPr>
          <w:i/>
          <w:iCs/>
        </w:rPr>
        <w:t>IEEE Access</w:t>
      </w:r>
      <w:r w:rsidRPr="008E2DB2">
        <w:t xml:space="preserve">, vol. 8, pp. 9928–9941, 2020, </w:t>
      </w:r>
      <w:proofErr w:type="spellStart"/>
      <w:r w:rsidRPr="008E2DB2">
        <w:t>doi</w:t>
      </w:r>
      <w:proofErr w:type="spellEnd"/>
      <w:r w:rsidRPr="008E2DB2">
        <w:t>: 10.1109/ACCESS.2019.2963826.</w:t>
      </w:r>
    </w:p>
    <w:p w14:paraId="7A40FAB0" w14:textId="77777777" w:rsidR="008E2DB2" w:rsidRPr="008E2DB2" w:rsidRDefault="008E2DB2" w:rsidP="008E2DB2">
      <w:pPr>
        <w:pStyle w:val="Bibliography"/>
      </w:pPr>
      <w:r w:rsidRPr="008E2DB2">
        <w:t>[43]</w:t>
      </w:r>
      <w:r w:rsidRPr="008E2DB2">
        <w:tab/>
        <w:t xml:space="preserve">D. Oliynyk, R. Mayer, and A. Rauber, “I Know What You Trained Last Summer: A Survey on Stealing Machine Learning Models and </w:t>
      </w:r>
      <w:proofErr w:type="spellStart"/>
      <w:r w:rsidRPr="008E2DB2">
        <w:t>Defences</w:t>
      </w:r>
      <w:proofErr w:type="spellEnd"/>
      <w:r w:rsidRPr="008E2DB2">
        <w:t xml:space="preserve">,” </w:t>
      </w:r>
      <w:r w:rsidRPr="008E2DB2">
        <w:rPr>
          <w:i/>
          <w:iCs/>
        </w:rPr>
        <w:t xml:space="preserve">ACM </w:t>
      </w:r>
      <w:proofErr w:type="spellStart"/>
      <w:r w:rsidRPr="008E2DB2">
        <w:rPr>
          <w:i/>
          <w:iCs/>
        </w:rPr>
        <w:t>Comput</w:t>
      </w:r>
      <w:proofErr w:type="spellEnd"/>
      <w:r w:rsidRPr="008E2DB2">
        <w:rPr>
          <w:i/>
          <w:iCs/>
        </w:rPr>
        <w:t xml:space="preserve">. </w:t>
      </w:r>
      <w:proofErr w:type="spellStart"/>
      <w:r w:rsidRPr="008E2DB2">
        <w:rPr>
          <w:i/>
          <w:iCs/>
        </w:rPr>
        <w:t>Surv</w:t>
      </w:r>
      <w:proofErr w:type="spellEnd"/>
      <w:r w:rsidRPr="008E2DB2">
        <w:rPr>
          <w:i/>
          <w:iCs/>
        </w:rPr>
        <w:t>.</w:t>
      </w:r>
      <w:r w:rsidRPr="008E2DB2">
        <w:t xml:space="preserve">, vol. 55, no. 14s, pp. 1–41, Dec. 2023, </w:t>
      </w:r>
      <w:proofErr w:type="spellStart"/>
      <w:r w:rsidRPr="008E2DB2">
        <w:t>doi</w:t>
      </w:r>
      <w:proofErr w:type="spellEnd"/>
      <w:r w:rsidRPr="008E2DB2">
        <w:t>: 10.1145/3595292.</w:t>
      </w:r>
    </w:p>
    <w:p w14:paraId="29DE2B2C" w14:textId="77777777" w:rsidR="008E2DB2" w:rsidRPr="008E2DB2" w:rsidRDefault="008E2DB2" w:rsidP="008E2DB2">
      <w:pPr>
        <w:pStyle w:val="Bibliography"/>
      </w:pPr>
      <w:r w:rsidRPr="008E2DB2">
        <w:t>[44]</w:t>
      </w:r>
      <w:r w:rsidRPr="008E2DB2">
        <w:tab/>
        <w:t xml:space="preserve">D. </w:t>
      </w:r>
      <w:proofErr w:type="spellStart"/>
      <w:r w:rsidRPr="008E2DB2">
        <w:t>Balzarotti</w:t>
      </w:r>
      <w:proofErr w:type="spellEnd"/>
      <w:r w:rsidRPr="008E2DB2">
        <w:t xml:space="preserve">, R. Di Pietro, and A. Villani, “The impact of GPU-assisted malware on memory forensics: A case study,” </w:t>
      </w:r>
      <w:r w:rsidRPr="008E2DB2">
        <w:rPr>
          <w:i/>
          <w:iCs/>
        </w:rPr>
        <w:t xml:space="preserve">Digit. </w:t>
      </w:r>
      <w:proofErr w:type="spellStart"/>
      <w:r w:rsidRPr="008E2DB2">
        <w:rPr>
          <w:i/>
          <w:iCs/>
        </w:rPr>
        <w:t>Investig</w:t>
      </w:r>
      <w:proofErr w:type="spellEnd"/>
      <w:r w:rsidRPr="008E2DB2">
        <w:rPr>
          <w:i/>
          <w:iCs/>
        </w:rPr>
        <w:t>.</w:t>
      </w:r>
      <w:r w:rsidRPr="008E2DB2">
        <w:t xml:space="preserve">, vol. 14, pp. S16–S24, Aug. 2015, </w:t>
      </w:r>
      <w:proofErr w:type="spellStart"/>
      <w:r w:rsidRPr="008E2DB2">
        <w:t>doi</w:t>
      </w:r>
      <w:proofErr w:type="spellEnd"/>
      <w:r w:rsidRPr="008E2DB2">
        <w:t>: 10.1016/j.diin.2015.05.010.</w:t>
      </w:r>
    </w:p>
    <w:p w14:paraId="4B2B0CED" w14:textId="77777777" w:rsidR="008E2DB2" w:rsidRPr="008E2DB2" w:rsidRDefault="008E2DB2" w:rsidP="008E2DB2">
      <w:pPr>
        <w:pStyle w:val="Bibliography"/>
      </w:pPr>
      <w:r w:rsidRPr="008E2DB2">
        <w:t>[45]</w:t>
      </w:r>
      <w:r w:rsidRPr="008E2DB2">
        <w:tab/>
        <w:t xml:space="preserve">P. Cronin, X. Gao, H. Wang, and C. Cotton, “An Exploration of ARM System-Level Cache and GPU Side </w:t>
      </w:r>
      <w:r w:rsidRPr="008E2DB2">
        <w:t xml:space="preserve">Channels,” in </w:t>
      </w:r>
      <w:r w:rsidRPr="008E2DB2">
        <w:rPr>
          <w:i/>
          <w:iCs/>
        </w:rPr>
        <w:t>Annual Computer Security Applications Conference</w:t>
      </w:r>
      <w:r w:rsidRPr="008E2DB2">
        <w:t xml:space="preserve">, Virtual Event USA: ACM, Dec. 2021, pp. 784–795. </w:t>
      </w:r>
      <w:proofErr w:type="spellStart"/>
      <w:r w:rsidRPr="008E2DB2">
        <w:t>doi</w:t>
      </w:r>
      <w:proofErr w:type="spellEnd"/>
      <w:r w:rsidRPr="008E2DB2">
        <w:t>: 10.1145/3485832.3485902.</w:t>
      </w:r>
    </w:p>
    <w:p w14:paraId="4D9BC70C" w14:textId="77777777" w:rsidR="008E2DB2" w:rsidRPr="008E2DB2" w:rsidRDefault="008E2DB2" w:rsidP="008E2DB2">
      <w:pPr>
        <w:pStyle w:val="Bibliography"/>
      </w:pPr>
      <w:r w:rsidRPr="008E2DB2">
        <w:t>[46]</w:t>
      </w:r>
      <w:r w:rsidRPr="008E2DB2">
        <w:tab/>
        <w:t xml:space="preserve">B. Di, J. Sun, and H. Chen, “A Study of Overflow Vulnerabilities on GPUs,” in </w:t>
      </w:r>
      <w:r w:rsidRPr="008E2DB2">
        <w:rPr>
          <w:i/>
          <w:iCs/>
        </w:rPr>
        <w:t>Network and Parallel Computing</w:t>
      </w:r>
      <w:r w:rsidRPr="008E2DB2">
        <w:t xml:space="preserve">, G. R. Gao, D. Qian, X. Gao, B. Chapman, and W. Chen, Eds., in Lecture Notes in Computer Science. Cham: Springer International Publishing, 2016, pp. 103–115. </w:t>
      </w:r>
      <w:proofErr w:type="spellStart"/>
      <w:r w:rsidRPr="008E2DB2">
        <w:t>doi</w:t>
      </w:r>
      <w:proofErr w:type="spellEnd"/>
      <w:r w:rsidRPr="008E2DB2">
        <w:t>: 10.1007/978-3-319-47099-3_9.</w:t>
      </w:r>
    </w:p>
    <w:p w14:paraId="6C30073A" w14:textId="77777777" w:rsidR="008E2DB2" w:rsidRPr="008E2DB2" w:rsidRDefault="008E2DB2" w:rsidP="008E2DB2">
      <w:pPr>
        <w:pStyle w:val="Bibliography"/>
      </w:pPr>
      <w:r w:rsidRPr="008E2DB2">
        <w:t>[47]</w:t>
      </w:r>
      <w:r w:rsidRPr="008E2DB2">
        <w:tab/>
        <w:t xml:space="preserve">T.-P. Apostol, R. Velea, and R. </w:t>
      </w:r>
      <w:proofErr w:type="spellStart"/>
      <w:r w:rsidRPr="008E2DB2">
        <w:t>Deaconescu</w:t>
      </w:r>
      <w:proofErr w:type="spellEnd"/>
      <w:r w:rsidRPr="008E2DB2">
        <w:t xml:space="preserve">, “A Framework for Analyzing GPU-Executed Malware,” in </w:t>
      </w:r>
      <w:r w:rsidRPr="008E2DB2">
        <w:rPr>
          <w:i/>
          <w:iCs/>
        </w:rPr>
        <w:t>2021 23rd International Conference on Control Systems and Computer Science (CSCS)</w:t>
      </w:r>
      <w:r w:rsidRPr="008E2DB2">
        <w:t xml:space="preserve">, Bucharest, Romania: IEEE, May 2021, pp. 165–171. </w:t>
      </w:r>
      <w:proofErr w:type="spellStart"/>
      <w:r w:rsidRPr="008E2DB2">
        <w:t>doi</w:t>
      </w:r>
      <w:proofErr w:type="spellEnd"/>
      <w:r w:rsidRPr="008E2DB2">
        <w:t>: 10.1109/CSCS52396.2021.00034.</w:t>
      </w:r>
    </w:p>
    <w:p w14:paraId="09921D2E" w14:textId="77777777" w:rsidR="008E2DB2" w:rsidRPr="008E2DB2" w:rsidRDefault="008E2DB2" w:rsidP="008E2DB2">
      <w:pPr>
        <w:pStyle w:val="Bibliography"/>
      </w:pPr>
      <w:r w:rsidRPr="008E2DB2">
        <w:t>[48]</w:t>
      </w:r>
      <w:r w:rsidRPr="008E2DB2">
        <w:tab/>
        <w:t xml:space="preserve">C. Luo, Y. Fei, and D. Kaeli, “Side-channel Timing Attack of RSA on a GPU,” </w:t>
      </w:r>
      <w:r w:rsidRPr="008E2DB2">
        <w:rPr>
          <w:i/>
          <w:iCs/>
        </w:rPr>
        <w:t xml:space="preserve">ACM Trans. Archit. Code </w:t>
      </w:r>
      <w:proofErr w:type="spellStart"/>
      <w:r w:rsidRPr="008E2DB2">
        <w:rPr>
          <w:i/>
          <w:iCs/>
        </w:rPr>
        <w:t>Optim</w:t>
      </w:r>
      <w:proofErr w:type="spellEnd"/>
      <w:r w:rsidRPr="008E2DB2">
        <w:rPr>
          <w:i/>
          <w:iCs/>
        </w:rPr>
        <w:t>.</w:t>
      </w:r>
      <w:r w:rsidRPr="008E2DB2">
        <w:t xml:space="preserve">, vol. 16, no. 3, pp. 1–18, Sep. 2019, </w:t>
      </w:r>
      <w:proofErr w:type="spellStart"/>
      <w:r w:rsidRPr="008E2DB2">
        <w:t>doi</w:t>
      </w:r>
      <w:proofErr w:type="spellEnd"/>
      <w:r w:rsidRPr="008E2DB2">
        <w:t>: 10.1145/3341729.</w:t>
      </w:r>
    </w:p>
    <w:p w14:paraId="457630C6" w14:textId="77777777" w:rsidR="008E2DB2" w:rsidRPr="008E2DB2" w:rsidRDefault="008E2DB2" w:rsidP="008E2DB2">
      <w:pPr>
        <w:pStyle w:val="Bibliography"/>
      </w:pPr>
      <w:r w:rsidRPr="008E2DB2">
        <w:t>[49]</w:t>
      </w:r>
      <w:r w:rsidRPr="008E2DB2">
        <w:tab/>
        <w:t xml:space="preserve">Z. Wang, R. Wang, Z. Jiang, X. Tang, S. Yin, and Y. Hu, “Towards a Secure Integrated Heterogeneous Platform via Cooperative CPU/GPU Encryption,” in </w:t>
      </w:r>
      <w:r w:rsidRPr="008E2DB2">
        <w:rPr>
          <w:i/>
          <w:iCs/>
        </w:rPr>
        <w:t>2021 IEEE 30th Asian Test Symposium (ATS)</w:t>
      </w:r>
      <w:r w:rsidRPr="008E2DB2">
        <w:t xml:space="preserve">, Nov. 2021, pp. 115–120. </w:t>
      </w:r>
      <w:proofErr w:type="spellStart"/>
      <w:r w:rsidRPr="008E2DB2">
        <w:t>doi</w:t>
      </w:r>
      <w:proofErr w:type="spellEnd"/>
      <w:r w:rsidRPr="008E2DB2">
        <w:t>: 10.1109/ATS52891.2021.00032.</w:t>
      </w:r>
    </w:p>
    <w:p w14:paraId="6239E535" w14:textId="77777777" w:rsidR="008E2DB2" w:rsidRPr="008E2DB2" w:rsidRDefault="008E2DB2" w:rsidP="008E2DB2">
      <w:pPr>
        <w:pStyle w:val="Bibliography"/>
      </w:pPr>
      <w:r w:rsidRPr="008E2DB2">
        <w:t>[50]</w:t>
      </w:r>
      <w:r w:rsidRPr="008E2DB2">
        <w:tab/>
        <w:t xml:space="preserve">Y. </w:t>
      </w:r>
      <w:proofErr w:type="spellStart"/>
      <w:r w:rsidRPr="008E2DB2">
        <w:t>Albabtain</w:t>
      </w:r>
      <w:proofErr w:type="spellEnd"/>
      <w:r w:rsidRPr="008E2DB2">
        <w:t xml:space="preserve"> and B. Yang, “The Process of Reverse Engineering GPU Malware and Provide Protection to GPUS,” in </w:t>
      </w:r>
      <w:r w:rsidRPr="008E2DB2">
        <w:rPr>
          <w:i/>
          <w:iCs/>
        </w:rPr>
        <w:t>2018 17th IEEE International Conference On Trust, Security And Privacy In Computing And Communications/ 12th IEEE International Conference On Big Data Science And Engineering (</w:t>
      </w:r>
      <w:proofErr w:type="spellStart"/>
      <w:r w:rsidRPr="008E2DB2">
        <w:rPr>
          <w:i/>
          <w:iCs/>
        </w:rPr>
        <w:t>TrustCom</w:t>
      </w:r>
      <w:proofErr w:type="spellEnd"/>
      <w:r w:rsidRPr="008E2DB2">
        <w:rPr>
          <w:i/>
          <w:iCs/>
        </w:rPr>
        <w:t>/</w:t>
      </w:r>
      <w:proofErr w:type="spellStart"/>
      <w:r w:rsidRPr="008E2DB2">
        <w:rPr>
          <w:i/>
          <w:iCs/>
        </w:rPr>
        <w:t>BigDataSE</w:t>
      </w:r>
      <w:proofErr w:type="spellEnd"/>
      <w:r w:rsidRPr="008E2DB2">
        <w:rPr>
          <w:i/>
          <w:iCs/>
        </w:rPr>
        <w:t>)</w:t>
      </w:r>
      <w:r w:rsidRPr="008E2DB2">
        <w:t xml:space="preserve">, New York, NY, USA: IEEE, Aug. 2018, pp. 1669–1673. </w:t>
      </w:r>
      <w:proofErr w:type="spellStart"/>
      <w:r w:rsidRPr="008E2DB2">
        <w:t>doi</w:t>
      </w:r>
      <w:proofErr w:type="spellEnd"/>
      <w:r w:rsidRPr="008E2DB2">
        <w:t>: 10.1109/</w:t>
      </w:r>
      <w:proofErr w:type="spellStart"/>
      <w:r w:rsidRPr="008E2DB2">
        <w:t>TrustCom</w:t>
      </w:r>
      <w:proofErr w:type="spellEnd"/>
      <w:r w:rsidRPr="008E2DB2">
        <w:t>/BigDataSE.2018.00248.</w:t>
      </w:r>
    </w:p>
    <w:p w14:paraId="1934AD7F" w14:textId="43FA8BB7" w:rsidR="0064120E" w:rsidRPr="00F96569" w:rsidRDefault="0064120E" w:rsidP="0064120E">
      <w:pPr>
        <w:pStyle w:val="references"/>
        <w:numPr>
          <w:ilvl w:val="0"/>
          <w:numId w:val="0"/>
        </w:numPr>
        <w:spacing w:line="12pt" w:lineRule="auto"/>
        <w:rPr>
          <w:rFonts w:eastAsia="SimSun"/>
          <w:b/>
          <w:noProof w:val="0"/>
          <w:color w:val="FF0000"/>
          <w:spacing w:val="-1"/>
          <w:sz w:val="20"/>
          <w:szCs w:val="20"/>
          <w:lang w:val="x-none" w:eastAsia="x-none"/>
        </w:rPr>
        <w:sectPr w:rsidR="0064120E" w:rsidRPr="00F96569" w:rsidSect="003837A6">
          <w:type w:val="continuous"/>
          <w:pgSz w:w="595.30pt" w:h="841.90pt" w:code="9"/>
          <w:pgMar w:top="54pt" w:right="45.35pt" w:bottom="72pt" w:left="45.35pt" w:header="36pt" w:footer="36pt" w:gutter="0pt"/>
          <w:cols w:num="2" w:space="18pt"/>
          <w:docGrid w:linePitch="360"/>
        </w:sectPr>
      </w:pPr>
      <w:r>
        <w:rPr>
          <w:rFonts w:eastAsia="SimSun"/>
          <w:b/>
          <w:noProof w:val="0"/>
          <w:color w:val="FF0000"/>
          <w:spacing w:val="-1"/>
          <w:sz w:val="20"/>
          <w:szCs w:val="20"/>
          <w:lang w:val="x-none" w:eastAsia="x-none"/>
        </w:rPr>
        <w:fldChar w:fldCharType="end"/>
      </w:r>
    </w:p>
    <w:p w14:paraId="14F09B0F" w14:textId="77777777" w:rsidR="0064120E" w:rsidRDefault="0064120E" w:rsidP="0064120E">
      <w:pPr>
        <w:jc w:val="both"/>
      </w:pPr>
    </w:p>
    <w:p w14:paraId="558CB0DD" w14:textId="3038EA2D" w:rsidR="009303D9" w:rsidRPr="0064120E" w:rsidRDefault="009303D9" w:rsidP="0064120E"/>
    <w:sectPr w:rsidR="009303D9" w:rsidRPr="0064120E" w:rsidSect="003837A6">
      <w:footerReference w:type="first" r:id="rId17"/>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02F3674" w14:textId="77777777" w:rsidR="004C1E0C" w:rsidRDefault="004C1E0C" w:rsidP="001A3B3D">
      <w:r>
        <w:separator/>
      </w:r>
    </w:p>
  </w:endnote>
  <w:endnote w:type="continuationSeparator" w:id="0">
    <w:p w14:paraId="31B320E3" w14:textId="77777777" w:rsidR="004C1E0C" w:rsidRDefault="004C1E0C" w:rsidP="001A3B3D">
      <w:r>
        <w:continuationSeparator/>
      </w:r>
    </w:p>
  </w:endnote>
  <w:endnote w:type="continuationNotice" w:id="1">
    <w:p w14:paraId="120A0286" w14:textId="77777777" w:rsidR="004C1E0C" w:rsidRDefault="004C1E0C"/>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Yu Mincho">
    <w:altName w:val="游明朝"/>
    <w:charset w:characterSet="shift_jis"/>
    <w:family w:val="roman"/>
    <w:pitch w:val="variable"/>
    <w:sig w:usb0="800002E7" w:usb1="2AC7FCFF" w:usb2="00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7ABA858" w14:textId="77048F62" w:rsidR="0064120E" w:rsidRPr="006F6D3D" w:rsidRDefault="0064120E" w:rsidP="0056610F">
    <w:pPr>
      <w:pStyle w:val="Footer"/>
      <w:jc w:val="start"/>
      <w:rPr>
        <w:sz w:val="16"/>
        <w:szCs w:val="16"/>
      </w:rP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DDD66C3"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A293FFF" w14:textId="77777777" w:rsidR="004C1E0C" w:rsidRDefault="004C1E0C" w:rsidP="001A3B3D">
      <w:r>
        <w:separator/>
      </w:r>
    </w:p>
  </w:footnote>
  <w:footnote w:type="continuationSeparator" w:id="0">
    <w:p w14:paraId="65E1FC94" w14:textId="77777777" w:rsidR="004C1E0C" w:rsidRDefault="004C1E0C" w:rsidP="001A3B3D">
      <w:r>
        <w:continuationSeparator/>
      </w:r>
    </w:p>
  </w:footnote>
  <w:footnote w:type="continuationNotice" w:id="1">
    <w:p w14:paraId="04510840" w14:textId="77777777" w:rsidR="004C1E0C" w:rsidRDefault="004C1E0C"/>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71301D2"/>
    <w:multiLevelType w:val="multilevel"/>
    <w:tmpl w:val="FFFFFFFF"/>
    <w:lvl w:ilvl="0">
      <w:numFmt w:val="none"/>
      <w:pStyle w:val="Heading2"/>
      <w:lvlText w:val=""/>
      <w:lvlJc w:val="start"/>
      <w:pPr>
        <w:tabs>
          <w:tab w:val="num" w:pos="18pt"/>
        </w:tabs>
      </w:pPr>
    </w:lvl>
    <w:lvl w:ilvl="1">
      <w:start w:val="1"/>
      <w:numFmt w:val="lowerLetter"/>
      <w:lvlText w:val="%2."/>
      <w:lvlJc w:val="start"/>
      <w:pPr>
        <w:ind w:start="72pt" w:hanging="18pt"/>
      </w:pPr>
    </w:lvl>
    <w:lvl w:ilvl="2">
      <w:start w:val="1"/>
      <w:numFmt w:val="lowerRoman"/>
      <w:lvlText w:val="%3."/>
      <w:lvlJc w:val="end"/>
      <w:pPr>
        <w:ind w:start="108pt" w:hanging="9pt"/>
      </w:pPr>
    </w:lvl>
    <w:lvl w:ilvl="3">
      <w:start w:val="1"/>
      <w:numFmt w:val="decimal"/>
      <w:lvlText w:val="%4."/>
      <w:lvlJc w:val="start"/>
      <w:pPr>
        <w:ind w:start="144pt" w:hanging="18pt"/>
      </w:pPr>
    </w:lvl>
    <w:lvl w:ilvl="4">
      <w:start w:val="1"/>
      <w:numFmt w:val="lowerLetter"/>
      <w:lvlText w:val="%5."/>
      <w:lvlJc w:val="start"/>
      <w:pPr>
        <w:ind w:start="180pt" w:hanging="18pt"/>
      </w:pPr>
    </w:lvl>
    <w:lvl w:ilvl="5">
      <w:start w:val="1"/>
      <w:numFmt w:val="lowerRoman"/>
      <w:lvlText w:val="%6."/>
      <w:lvlJc w:val="end"/>
      <w:pPr>
        <w:ind w:start="216pt" w:hanging="9pt"/>
      </w:pPr>
    </w:lvl>
    <w:lvl w:ilvl="6">
      <w:start w:val="1"/>
      <w:numFmt w:val="decimal"/>
      <w:lvlText w:val="%7."/>
      <w:lvlJc w:val="start"/>
      <w:pPr>
        <w:ind w:start="252pt" w:hanging="18pt"/>
      </w:pPr>
    </w:lvl>
    <w:lvl w:ilvl="7">
      <w:start w:val="1"/>
      <w:numFmt w:val="lowerLetter"/>
      <w:lvlText w:val="%8."/>
      <w:lvlJc w:val="start"/>
      <w:pPr>
        <w:ind w:start="288pt" w:hanging="18pt"/>
      </w:pPr>
    </w:lvl>
    <w:lvl w:ilvl="8">
      <w:start w:val="1"/>
      <w:numFmt w:val="lowerRoman"/>
      <w:lvlText w:val="%9."/>
      <w:lvlJc w:val="end"/>
      <w:pPr>
        <w:ind w:start="324pt" w:hanging="9pt"/>
      </w:pPr>
    </w:lvl>
  </w:abstractNum>
  <w:abstractNum w:abstractNumId="12" w15:restartNumberingAfterBreak="0">
    <w:nsid w:val="1B360FC3"/>
    <w:multiLevelType w:val="hybridMultilevel"/>
    <w:tmpl w:val="4D901736"/>
    <w:lvl w:ilvl="0" w:tplc="9C0E32AC">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3" w15:restartNumberingAfterBreak="0">
    <w:nsid w:val="7F7D43D0"/>
    <w:multiLevelType w:val="hybridMultilevel"/>
    <w:tmpl w:val="7B68CABA"/>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16cid:durableId="360672094">
    <w:abstractNumId w:val="16"/>
  </w:num>
  <w:num w:numId="2" w16cid:durableId="287050838">
    <w:abstractNumId w:val="21"/>
  </w:num>
  <w:num w:numId="3" w16cid:durableId="172384296">
    <w:abstractNumId w:val="15"/>
  </w:num>
  <w:num w:numId="4" w16cid:durableId="14893337">
    <w:abstractNumId w:val="18"/>
  </w:num>
  <w:num w:numId="5" w16cid:durableId="621229901">
    <w:abstractNumId w:val="18"/>
  </w:num>
  <w:num w:numId="6" w16cid:durableId="68888007">
    <w:abstractNumId w:val="18"/>
  </w:num>
  <w:num w:numId="7" w16cid:durableId="1154832045">
    <w:abstractNumId w:val="18"/>
  </w:num>
  <w:num w:numId="8" w16cid:durableId="903954216">
    <w:abstractNumId w:val="20"/>
  </w:num>
  <w:num w:numId="9" w16cid:durableId="738360223">
    <w:abstractNumId w:val="22"/>
  </w:num>
  <w:num w:numId="10" w16cid:durableId="1401172083">
    <w:abstractNumId w:val="17"/>
  </w:num>
  <w:num w:numId="11" w16cid:durableId="1679234534">
    <w:abstractNumId w:val="14"/>
  </w:num>
  <w:num w:numId="12" w16cid:durableId="239485866">
    <w:abstractNumId w:val="13"/>
  </w:num>
  <w:num w:numId="13" w16cid:durableId="160585308">
    <w:abstractNumId w:val="0"/>
  </w:num>
  <w:num w:numId="14" w16cid:durableId="545409481">
    <w:abstractNumId w:val="10"/>
  </w:num>
  <w:num w:numId="15" w16cid:durableId="832179511">
    <w:abstractNumId w:val="8"/>
  </w:num>
  <w:num w:numId="16" w16cid:durableId="963733528">
    <w:abstractNumId w:val="7"/>
  </w:num>
  <w:num w:numId="17" w16cid:durableId="260384426">
    <w:abstractNumId w:val="6"/>
  </w:num>
  <w:num w:numId="18" w16cid:durableId="194463679">
    <w:abstractNumId w:val="5"/>
  </w:num>
  <w:num w:numId="19" w16cid:durableId="145391503">
    <w:abstractNumId w:val="9"/>
  </w:num>
  <w:num w:numId="20" w16cid:durableId="951131781">
    <w:abstractNumId w:val="4"/>
  </w:num>
  <w:num w:numId="21" w16cid:durableId="933586401">
    <w:abstractNumId w:val="3"/>
  </w:num>
  <w:num w:numId="22" w16cid:durableId="363749658">
    <w:abstractNumId w:val="2"/>
  </w:num>
  <w:num w:numId="23" w16cid:durableId="778451031">
    <w:abstractNumId w:val="1"/>
  </w:num>
  <w:num w:numId="24" w16cid:durableId="937446573">
    <w:abstractNumId w:val="19"/>
  </w:num>
  <w:num w:numId="25" w16cid:durableId="497812828">
    <w:abstractNumId w:val="12"/>
  </w:num>
  <w:num w:numId="26" w16cid:durableId="754012907">
    <w:abstractNumId w:val="23"/>
  </w:num>
  <w:num w:numId="27" w16cid:durableId="457644095">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defaultTabStop w:val="36pt"/>
  <w:doNotHyphenateCaps/>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545"/>
    <w:rsid w:val="000028BE"/>
    <w:rsid w:val="00002A4B"/>
    <w:rsid w:val="00005A5E"/>
    <w:rsid w:val="000071BF"/>
    <w:rsid w:val="00007A06"/>
    <w:rsid w:val="00010C8E"/>
    <w:rsid w:val="0001188B"/>
    <w:rsid w:val="000129B1"/>
    <w:rsid w:val="0001469D"/>
    <w:rsid w:val="000150B4"/>
    <w:rsid w:val="000153D1"/>
    <w:rsid w:val="00015BB8"/>
    <w:rsid w:val="0001622D"/>
    <w:rsid w:val="000209ED"/>
    <w:rsid w:val="00020D2F"/>
    <w:rsid w:val="00021F82"/>
    <w:rsid w:val="00022D76"/>
    <w:rsid w:val="00024930"/>
    <w:rsid w:val="00025683"/>
    <w:rsid w:val="00025931"/>
    <w:rsid w:val="00026074"/>
    <w:rsid w:val="000269AD"/>
    <w:rsid w:val="00027353"/>
    <w:rsid w:val="00027C06"/>
    <w:rsid w:val="00027E4E"/>
    <w:rsid w:val="0003074D"/>
    <w:rsid w:val="00030971"/>
    <w:rsid w:val="00030DD1"/>
    <w:rsid w:val="00031403"/>
    <w:rsid w:val="00032267"/>
    <w:rsid w:val="00032932"/>
    <w:rsid w:val="00034232"/>
    <w:rsid w:val="00035346"/>
    <w:rsid w:val="000353AE"/>
    <w:rsid w:val="00035EB5"/>
    <w:rsid w:val="000417D3"/>
    <w:rsid w:val="000418BF"/>
    <w:rsid w:val="00042CD7"/>
    <w:rsid w:val="000435E0"/>
    <w:rsid w:val="00043798"/>
    <w:rsid w:val="00043B49"/>
    <w:rsid w:val="00043F8C"/>
    <w:rsid w:val="000444E2"/>
    <w:rsid w:val="00045492"/>
    <w:rsid w:val="000461A8"/>
    <w:rsid w:val="0004655A"/>
    <w:rsid w:val="00046AD1"/>
    <w:rsid w:val="0004781E"/>
    <w:rsid w:val="00050003"/>
    <w:rsid w:val="000500B7"/>
    <w:rsid w:val="000520FB"/>
    <w:rsid w:val="00052D39"/>
    <w:rsid w:val="00053385"/>
    <w:rsid w:val="00054CB5"/>
    <w:rsid w:val="000554B4"/>
    <w:rsid w:val="0005688C"/>
    <w:rsid w:val="0006071C"/>
    <w:rsid w:val="00060981"/>
    <w:rsid w:val="0006115B"/>
    <w:rsid w:val="0006304B"/>
    <w:rsid w:val="0006305F"/>
    <w:rsid w:val="00064446"/>
    <w:rsid w:val="00065EF4"/>
    <w:rsid w:val="000660CF"/>
    <w:rsid w:val="00066265"/>
    <w:rsid w:val="00067916"/>
    <w:rsid w:val="000709BD"/>
    <w:rsid w:val="00072BCA"/>
    <w:rsid w:val="00073AE7"/>
    <w:rsid w:val="00073CDF"/>
    <w:rsid w:val="000747CF"/>
    <w:rsid w:val="00075693"/>
    <w:rsid w:val="00075984"/>
    <w:rsid w:val="000800F7"/>
    <w:rsid w:val="0008013E"/>
    <w:rsid w:val="00080F79"/>
    <w:rsid w:val="00083981"/>
    <w:rsid w:val="00084469"/>
    <w:rsid w:val="0008453B"/>
    <w:rsid w:val="0008758A"/>
    <w:rsid w:val="0008794B"/>
    <w:rsid w:val="00087FE4"/>
    <w:rsid w:val="0009097A"/>
    <w:rsid w:val="00091439"/>
    <w:rsid w:val="000918FE"/>
    <w:rsid w:val="00091EC8"/>
    <w:rsid w:val="00092C80"/>
    <w:rsid w:val="00093990"/>
    <w:rsid w:val="000963FB"/>
    <w:rsid w:val="00096948"/>
    <w:rsid w:val="00096E7A"/>
    <w:rsid w:val="000A01D4"/>
    <w:rsid w:val="000A055B"/>
    <w:rsid w:val="000A08B6"/>
    <w:rsid w:val="000A0C78"/>
    <w:rsid w:val="000A1CF1"/>
    <w:rsid w:val="000A2C78"/>
    <w:rsid w:val="000A3FF6"/>
    <w:rsid w:val="000A745D"/>
    <w:rsid w:val="000A7DAC"/>
    <w:rsid w:val="000B18FD"/>
    <w:rsid w:val="000B2CFB"/>
    <w:rsid w:val="000B35CD"/>
    <w:rsid w:val="000B3BD2"/>
    <w:rsid w:val="000B4F93"/>
    <w:rsid w:val="000B5A63"/>
    <w:rsid w:val="000B7836"/>
    <w:rsid w:val="000C0E77"/>
    <w:rsid w:val="000C1E68"/>
    <w:rsid w:val="000C3E4E"/>
    <w:rsid w:val="000C4004"/>
    <w:rsid w:val="000C42F2"/>
    <w:rsid w:val="000C7265"/>
    <w:rsid w:val="000C78F7"/>
    <w:rsid w:val="000C7C87"/>
    <w:rsid w:val="000D1F55"/>
    <w:rsid w:val="000D4222"/>
    <w:rsid w:val="000D4389"/>
    <w:rsid w:val="000D4583"/>
    <w:rsid w:val="000D5E53"/>
    <w:rsid w:val="000D5F14"/>
    <w:rsid w:val="000D6D1A"/>
    <w:rsid w:val="000E0D5C"/>
    <w:rsid w:val="000E341A"/>
    <w:rsid w:val="000E4F9D"/>
    <w:rsid w:val="000E5EC6"/>
    <w:rsid w:val="000E5F2A"/>
    <w:rsid w:val="000E7675"/>
    <w:rsid w:val="000F02C6"/>
    <w:rsid w:val="000F0E9B"/>
    <w:rsid w:val="000F221D"/>
    <w:rsid w:val="000F316F"/>
    <w:rsid w:val="000F3B8D"/>
    <w:rsid w:val="000F3E90"/>
    <w:rsid w:val="000F5D30"/>
    <w:rsid w:val="000F67ED"/>
    <w:rsid w:val="000F70D3"/>
    <w:rsid w:val="000F76AC"/>
    <w:rsid w:val="000F7D21"/>
    <w:rsid w:val="00101085"/>
    <w:rsid w:val="00101FD7"/>
    <w:rsid w:val="00104B72"/>
    <w:rsid w:val="00105139"/>
    <w:rsid w:val="00105A38"/>
    <w:rsid w:val="0010680C"/>
    <w:rsid w:val="00106932"/>
    <w:rsid w:val="00106A27"/>
    <w:rsid w:val="001073D6"/>
    <w:rsid w:val="00107CE5"/>
    <w:rsid w:val="001103B6"/>
    <w:rsid w:val="00110C9C"/>
    <w:rsid w:val="00111142"/>
    <w:rsid w:val="001119CE"/>
    <w:rsid w:val="00112896"/>
    <w:rsid w:val="00112B84"/>
    <w:rsid w:val="0011563C"/>
    <w:rsid w:val="00117840"/>
    <w:rsid w:val="001178D8"/>
    <w:rsid w:val="00121707"/>
    <w:rsid w:val="001220E1"/>
    <w:rsid w:val="00122276"/>
    <w:rsid w:val="00122BFF"/>
    <w:rsid w:val="001236D4"/>
    <w:rsid w:val="001239DE"/>
    <w:rsid w:val="00123BDD"/>
    <w:rsid w:val="0012406B"/>
    <w:rsid w:val="001243B9"/>
    <w:rsid w:val="001243F0"/>
    <w:rsid w:val="00126DE2"/>
    <w:rsid w:val="001273D2"/>
    <w:rsid w:val="001303FF"/>
    <w:rsid w:val="0013047F"/>
    <w:rsid w:val="001309D0"/>
    <w:rsid w:val="0013112B"/>
    <w:rsid w:val="001312CE"/>
    <w:rsid w:val="00133761"/>
    <w:rsid w:val="0013447E"/>
    <w:rsid w:val="001345A8"/>
    <w:rsid w:val="0013474E"/>
    <w:rsid w:val="00134E96"/>
    <w:rsid w:val="001352F3"/>
    <w:rsid w:val="001356F6"/>
    <w:rsid w:val="00135E44"/>
    <w:rsid w:val="001376B3"/>
    <w:rsid w:val="0014090D"/>
    <w:rsid w:val="00141983"/>
    <w:rsid w:val="00141F48"/>
    <w:rsid w:val="00141F77"/>
    <w:rsid w:val="00142502"/>
    <w:rsid w:val="001427C0"/>
    <w:rsid w:val="0014335F"/>
    <w:rsid w:val="0014547E"/>
    <w:rsid w:val="00147D6B"/>
    <w:rsid w:val="00150240"/>
    <w:rsid w:val="00150943"/>
    <w:rsid w:val="00151422"/>
    <w:rsid w:val="00151A48"/>
    <w:rsid w:val="00151E04"/>
    <w:rsid w:val="00152C58"/>
    <w:rsid w:val="00153C63"/>
    <w:rsid w:val="00153DA3"/>
    <w:rsid w:val="00153FB1"/>
    <w:rsid w:val="00154C91"/>
    <w:rsid w:val="00155415"/>
    <w:rsid w:val="001557B0"/>
    <w:rsid w:val="00156D9B"/>
    <w:rsid w:val="001609D5"/>
    <w:rsid w:val="00161486"/>
    <w:rsid w:val="00162529"/>
    <w:rsid w:val="0016347D"/>
    <w:rsid w:val="00163FF0"/>
    <w:rsid w:val="001646A8"/>
    <w:rsid w:val="00164C14"/>
    <w:rsid w:val="00165CA4"/>
    <w:rsid w:val="00166D72"/>
    <w:rsid w:val="00167D64"/>
    <w:rsid w:val="001705CB"/>
    <w:rsid w:val="001715F0"/>
    <w:rsid w:val="00173668"/>
    <w:rsid w:val="00173E79"/>
    <w:rsid w:val="00174078"/>
    <w:rsid w:val="001748C9"/>
    <w:rsid w:val="00175FD4"/>
    <w:rsid w:val="00176088"/>
    <w:rsid w:val="0017625A"/>
    <w:rsid w:val="001769E6"/>
    <w:rsid w:val="00176CE6"/>
    <w:rsid w:val="001801DE"/>
    <w:rsid w:val="00180674"/>
    <w:rsid w:val="001810FF"/>
    <w:rsid w:val="00181408"/>
    <w:rsid w:val="001844AF"/>
    <w:rsid w:val="00184D53"/>
    <w:rsid w:val="0018522A"/>
    <w:rsid w:val="001859DE"/>
    <w:rsid w:val="001904D0"/>
    <w:rsid w:val="0019084C"/>
    <w:rsid w:val="00190978"/>
    <w:rsid w:val="00192F34"/>
    <w:rsid w:val="001938A2"/>
    <w:rsid w:val="00193F76"/>
    <w:rsid w:val="00194B4D"/>
    <w:rsid w:val="00194D80"/>
    <w:rsid w:val="001951D7"/>
    <w:rsid w:val="0019685F"/>
    <w:rsid w:val="00196B26"/>
    <w:rsid w:val="00197192"/>
    <w:rsid w:val="00197383"/>
    <w:rsid w:val="001A0717"/>
    <w:rsid w:val="001A2EFD"/>
    <w:rsid w:val="001A3133"/>
    <w:rsid w:val="001A340D"/>
    <w:rsid w:val="001A3704"/>
    <w:rsid w:val="001A38F0"/>
    <w:rsid w:val="001A392F"/>
    <w:rsid w:val="001A3B3D"/>
    <w:rsid w:val="001A3BA0"/>
    <w:rsid w:val="001A4910"/>
    <w:rsid w:val="001A67D2"/>
    <w:rsid w:val="001A6909"/>
    <w:rsid w:val="001A6B23"/>
    <w:rsid w:val="001B1673"/>
    <w:rsid w:val="001B182C"/>
    <w:rsid w:val="001B26A9"/>
    <w:rsid w:val="001B2E24"/>
    <w:rsid w:val="001B32AB"/>
    <w:rsid w:val="001B6430"/>
    <w:rsid w:val="001B66D1"/>
    <w:rsid w:val="001B67DC"/>
    <w:rsid w:val="001B6E10"/>
    <w:rsid w:val="001C1376"/>
    <w:rsid w:val="001C45A6"/>
    <w:rsid w:val="001C7533"/>
    <w:rsid w:val="001C7719"/>
    <w:rsid w:val="001D01A4"/>
    <w:rsid w:val="001D19F8"/>
    <w:rsid w:val="001D1E37"/>
    <w:rsid w:val="001D29EE"/>
    <w:rsid w:val="001D33B7"/>
    <w:rsid w:val="001D3547"/>
    <w:rsid w:val="001D3AB9"/>
    <w:rsid w:val="001D53DD"/>
    <w:rsid w:val="001D608C"/>
    <w:rsid w:val="001D72CB"/>
    <w:rsid w:val="001E0011"/>
    <w:rsid w:val="001E2CB0"/>
    <w:rsid w:val="001E428C"/>
    <w:rsid w:val="001E42F2"/>
    <w:rsid w:val="001E5DDD"/>
    <w:rsid w:val="001E60BF"/>
    <w:rsid w:val="001E6D80"/>
    <w:rsid w:val="001E6DE1"/>
    <w:rsid w:val="001E7845"/>
    <w:rsid w:val="001F165B"/>
    <w:rsid w:val="001F17E0"/>
    <w:rsid w:val="001F2C93"/>
    <w:rsid w:val="001F3FAD"/>
    <w:rsid w:val="001F4170"/>
    <w:rsid w:val="001F4C7D"/>
    <w:rsid w:val="001F55FD"/>
    <w:rsid w:val="001F613A"/>
    <w:rsid w:val="001F697A"/>
    <w:rsid w:val="00200E05"/>
    <w:rsid w:val="002021D8"/>
    <w:rsid w:val="0020278E"/>
    <w:rsid w:val="002047E2"/>
    <w:rsid w:val="00206E9E"/>
    <w:rsid w:val="00207611"/>
    <w:rsid w:val="002078AD"/>
    <w:rsid w:val="002104FD"/>
    <w:rsid w:val="002107E4"/>
    <w:rsid w:val="00213730"/>
    <w:rsid w:val="00214F79"/>
    <w:rsid w:val="00217703"/>
    <w:rsid w:val="00217B70"/>
    <w:rsid w:val="00217F8D"/>
    <w:rsid w:val="002206C0"/>
    <w:rsid w:val="002216F4"/>
    <w:rsid w:val="00222652"/>
    <w:rsid w:val="00222780"/>
    <w:rsid w:val="002254A9"/>
    <w:rsid w:val="00225C8F"/>
    <w:rsid w:val="00225E95"/>
    <w:rsid w:val="00226256"/>
    <w:rsid w:val="0023074E"/>
    <w:rsid w:val="0023088B"/>
    <w:rsid w:val="002315E5"/>
    <w:rsid w:val="00232254"/>
    <w:rsid w:val="00232A36"/>
    <w:rsid w:val="002338B8"/>
    <w:rsid w:val="00233D97"/>
    <w:rsid w:val="002343FF"/>
    <w:rsid w:val="002347A2"/>
    <w:rsid w:val="00234913"/>
    <w:rsid w:val="002353D0"/>
    <w:rsid w:val="00235569"/>
    <w:rsid w:val="00235A50"/>
    <w:rsid w:val="00235FB7"/>
    <w:rsid w:val="002377DF"/>
    <w:rsid w:val="00240182"/>
    <w:rsid w:val="0024048D"/>
    <w:rsid w:val="00241714"/>
    <w:rsid w:val="0024255D"/>
    <w:rsid w:val="00243471"/>
    <w:rsid w:val="002438A8"/>
    <w:rsid w:val="00243F52"/>
    <w:rsid w:val="00244075"/>
    <w:rsid w:val="002446DD"/>
    <w:rsid w:val="0024528E"/>
    <w:rsid w:val="00245991"/>
    <w:rsid w:val="00246A33"/>
    <w:rsid w:val="002473B1"/>
    <w:rsid w:val="0024754C"/>
    <w:rsid w:val="00247605"/>
    <w:rsid w:val="0024774B"/>
    <w:rsid w:val="00247D87"/>
    <w:rsid w:val="002500DC"/>
    <w:rsid w:val="002502F9"/>
    <w:rsid w:val="00253364"/>
    <w:rsid w:val="00256454"/>
    <w:rsid w:val="002569DD"/>
    <w:rsid w:val="00256A36"/>
    <w:rsid w:val="0025703B"/>
    <w:rsid w:val="0025733C"/>
    <w:rsid w:val="00257DE0"/>
    <w:rsid w:val="002601CA"/>
    <w:rsid w:val="00260A54"/>
    <w:rsid w:val="00261A0C"/>
    <w:rsid w:val="00263C4A"/>
    <w:rsid w:val="00264E69"/>
    <w:rsid w:val="002652DD"/>
    <w:rsid w:val="002657A0"/>
    <w:rsid w:val="00265EB7"/>
    <w:rsid w:val="00266C8B"/>
    <w:rsid w:val="00267DC2"/>
    <w:rsid w:val="00270920"/>
    <w:rsid w:val="0027311F"/>
    <w:rsid w:val="0027359D"/>
    <w:rsid w:val="002737E5"/>
    <w:rsid w:val="0027653F"/>
    <w:rsid w:val="00276691"/>
    <w:rsid w:val="00276A6B"/>
    <w:rsid w:val="00276E72"/>
    <w:rsid w:val="00277D09"/>
    <w:rsid w:val="00280E31"/>
    <w:rsid w:val="002812C7"/>
    <w:rsid w:val="00282816"/>
    <w:rsid w:val="00282F27"/>
    <w:rsid w:val="002850E3"/>
    <w:rsid w:val="00285B2B"/>
    <w:rsid w:val="00285C68"/>
    <w:rsid w:val="002864DC"/>
    <w:rsid w:val="00286CC4"/>
    <w:rsid w:val="002871DE"/>
    <w:rsid w:val="00290604"/>
    <w:rsid w:val="00290AD9"/>
    <w:rsid w:val="002921D8"/>
    <w:rsid w:val="002939E8"/>
    <w:rsid w:val="002945B0"/>
    <w:rsid w:val="0029460C"/>
    <w:rsid w:val="00294DC4"/>
    <w:rsid w:val="002954A5"/>
    <w:rsid w:val="0029555D"/>
    <w:rsid w:val="002955B2"/>
    <w:rsid w:val="002965B5"/>
    <w:rsid w:val="00297E24"/>
    <w:rsid w:val="002A0397"/>
    <w:rsid w:val="002A06E1"/>
    <w:rsid w:val="002A1044"/>
    <w:rsid w:val="002A35A0"/>
    <w:rsid w:val="002A5EB7"/>
    <w:rsid w:val="002A6F91"/>
    <w:rsid w:val="002B14F8"/>
    <w:rsid w:val="002B1CEA"/>
    <w:rsid w:val="002B23B1"/>
    <w:rsid w:val="002B2B22"/>
    <w:rsid w:val="002B2FDC"/>
    <w:rsid w:val="002B325D"/>
    <w:rsid w:val="002B3702"/>
    <w:rsid w:val="002B5E76"/>
    <w:rsid w:val="002B60DC"/>
    <w:rsid w:val="002B71B0"/>
    <w:rsid w:val="002C087F"/>
    <w:rsid w:val="002C0C6B"/>
    <w:rsid w:val="002C1677"/>
    <w:rsid w:val="002C16FE"/>
    <w:rsid w:val="002C1DBC"/>
    <w:rsid w:val="002C3550"/>
    <w:rsid w:val="002C4A6C"/>
    <w:rsid w:val="002C5C17"/>
    <w:rsid w:val="002C5CCE"/>
    <w:rsid w:val="002C5F61"/>
    <w:rsid w:val="002C6C52"/>
    <w:rsid w:val="002D04FF"/>
    <w:rsid w:val="002D0BE3"/>
    <w:rsid w:val="002D124D"/>
    <w:rsid w:val="002D173B"/>
    <w:rsid w:val="002D296E"/>
    <w:rsid w:val="002D5BC9"/>
    <w:rsid w:val="002D651B"/>
    <w:rsid w:val="002D75C4"/>
    <w:rsid w:val="002D78AE"/>
    <w:rsid w:val="002E38BE"/>
    <w:rsid w:val="002E5179"/>
    <w:rsid w:val="002E659C"/>
    <w:rsid w:val="002E6BE0"/>
    <w:rsid w:val="002E7362"/>
    <w:rsid w:val="002E7570"/>
    <w:rsid w:val="002F0C11"/>
    <w:rsid w:val="002F1638"/>
    <w:rsid w:val="002F22DA"/>
    <w:rsid w:val="002F27EE"/>
    <w:rsid w:val="002F3082"/>
    <w:rsid w:val="002F3219"/>
    <w:rsid w:val="002F51FA"/>
    <w:rsid w:val="002F7B1A"/>
    <w:rsid w:val="002F7D8E"/>
    <w:rsid w:val="00300739"/>
    <w:rsid w:val="00300918"/>
    <w:rsid w:val="00300CF1"/>
    <w:rsid w:val="00302B87"/>
    <w:rsid w:val="00302D79"/>
    <w:rsid w:val="00302F5C"/>
    <w:rsid w:val="00303365"/>
    <w:rsid w:val="00303926"/>
    <w:rsid w:val="003039DF"/>
    <w:rsid w:val="00303F5C"/>
    <w:rsid w:val="00303FEB"/>
    <w:rsid w:val="003043C3"/>
    <w:rsid w:val="0030459F"/>
    <w:rsid w:val="00304703"/>
    <w:rsid w:val="003059A8"/>
    <w:rsid w:val="00305DC1"/>
    <w:rsid w:val="00307CA7"/>
    <w:rsid w:val="00311869"/>
    <w:rsid w:val="00312766"/>
    <w:rsid w:val="0031321A"/>
    <w:rsid w:val="003150AD"/>
    <w:rsid w:val="00315735"/>
    <w:rsid w:val="00316253"/>
    <w:rsid w:val="003168D0"/>
    <w:rsid w:val="00316A71"/>
    <w:rsid w:val="00320D5D"/>
    <w:rsid w:val="00321255"/>
    <w:rsid w:val="00321E81"/>
    <w:rsid w:val="003224D8"/>
    <w:rsid w:val="00322E6D"/>
    <w:rsid w:val="00323AE3"/>
    <w:rsid w:val="00324C83"/>
    <w:rsid w:val="003279AF"/>
    <w:rsid w:val="00330A2E"/>
    <w:rsid w:val="00332791"/>
    <w:rsid w:val="00332A62"/>
    <w:rsid w:val="00334289"/>
    <w:rsid w:val="003342D9"/>
    <w:rsid w:val="003366C3"/>
    <w:rsid w:val="0033716E"/>
    <w:rsid w:val="00337615"/>
    <w:rsid w:val="00337F69"/>
    <w:rsid w:val="0034013D"/>
    <w:rsid w:val="003402B7"/>
    <w:rsid w:val="00341724"/>
    <w:rsid w:val="003417C0"/>
    <w:rsid w:val="00341C4B"/>
    <w:rsid w:val="00341ED5"/>
    <w:rsid w:val="003429A2"/>
    <w:rsid w:val="00343AFC"/>
    <w:rsid w:val="003443BF"/>
    <w:rsid w:val="0034525F"/>
    <w:rsid w:val="00346409"/>
    <w:rsid w:val="00346B38"/>
    <w:rsid w:val="00351807"/>
    <w:rsid w:val="0035197A"/>
    <w:rsid w:val="00353FD0"/>
    <w:rsid w:val="003540BE"/>
    <w:rsid w:val="00354800"/>
    <w:rsid w:val="00354FCF"/>
    <w:rsid w:val="003557CB"/>
    <w:rsid w:val="00355E48"/>
    <w:rsid w:val="003560EF"/>
    <w:rsid w:val="0036320F"/>
    <w:rsid w:val="0036390A"/>
    <w:rsid w:val="0036409D"/>
    <w:rsid w:val="00364A25"/>
    <w:rsid w:val="00365567"/>
    <w:rsid w:val="00365580"/>
    <w:rsid w:val="00366195"/>
    <w:rsid w:val="00366358"/>
    <w:rsid w:val="00366A30"/>
    <w:rsid w:val="00366C87"/>
    <w:rsid w:val="0037044C"/>
    <w:rsid w:val="00370810"/>
    <w:rsid w:val="00371E4F"/>
    <w:rsid w:val="0037293A"/>
    <w:rsid w:val="00373654"/>
    <w:rsid w:val="003761EF"/>
    <w:rsid w:val="003777B8"/>
    <w:rsid w:val="003800D8"/>
    <w:rsid w:val="00380576"/>
    <w:rsid w:val="003837A6"/>
    <w:rsid w:val="00384EDA"/>
    <w:rsid w:val="00385762"/>
    <w:rsid w:val="00387531"/>
    <w:rsid w:val="00387CB9"/>
    <w:rsid w:val="00390245"/>
    <w:rsid w:val="00390460"/>
    <w:rsid w:val="0039129C"/>
    <w:rsid w:val="00392D5D"/>
    <w:rsid w:val="00394540"/>
    <w:rsid w:val="0039458B"/>
    <w:rsid w:val="00395566"/>
    <w:rsid w:val="00395834"/>
    <w:rsid w:val="00395A3A"/>
    <w:rsid w:val="0039640A"/>
    <w:rsid w:val="0039733F"/>
    <w:rsid w:val="00397A91"/>
    <w:rsid w:val="003A19E2"/>
    <w:rsid w:val="003A1AD6"/>
    <w:rsid w:val="003A1E03"/>
    <w:rsid w:val="003A1F43"/>
    <w:rsid w:val="003A36C1"/>
    <w:rsid w:val="003A466C"/>
    <w:rsid w:val="003A616C"/>
    <w:rsid w:val="003A68AA"/>
    <w:rsid w:val="003A6E52"/>
    <w:rsid w:val="003A722F"/>
    <w:rsid w:val="003A7542"/>
    <w:rsid w:val="003A7E35"/>
    <w:rsid w:val="003B0298"/>
    <w:rsid w:val="003B065E"/>
    <w:rsid w:val="003B10D0"/>
    <w:rsid w:val="003B1326"/>
    <w:rsid w:val="003B29E0"/>
    <w:rsid w:val="003B2B40"/>
    <w:rsid w:val="003B2FF4"/>
    <w:rsid w:val="003B3021"/>
    <w:rsid w:val="003B4229"/>
    <w:rsid w:val="003B4E04"/>
    <w:rsid w:val="003B5AA3"/>
    <w:rsid w:val="003C0DC1"/>
    <w:rsid w:val="003C1BD5"/>
    <w:rsid w:val="003C2DB4"/>
    <w:rsid w:val="003C4502"/>
    <w:rsid w:val="003C46D9"/>
    <w:rsid w:val="003C7577"/>
    <w:rsid w:val="003D1A20"/>
    <w:rsid w:val="003D2F2B"/>
    <w:rsid w:val="003D3D3C"/>
    <w:rsid w:val="003D66FD"/>
    <w:rsid w:val="003D72BE"/>
    <w:rsid w:val="003E0A03"/>
    <w:rsid w:val="003E1B61"/>
    <w:rsid w:val="003E2279"/>
    <w:rsid w:val="003E3A43"/>
    <w:rsid w:val="003E3BA1"/>
    <w:rsid w:val="003E5EF5"/>
    <w:rsid w:val="003E6379"/>
    <w:rsid w:val="003E68E2"/>
    <w:rsid w:val="003E74B6"/>
    <w:rsid w:val="003E7FC5"/>
    <w:rsid w:val="003F1155"/>
    <w:rsid w:val="003F1216"/>
    <w:rsid w:val="003F308D"/>
    <w:rsid w:val="003F3EE5"/>
    <w:rsid w:val="003F521C"/>
    <w:rsid w:val="003F548E"/>
    <w:rsid w:val="003F5A08"/>
    <w:rsid w:val="003F5C7C"/>
    <w:rsid w:val="003F5D32"/>
    <w:rsid w:val="003F639A"/>
    <w:rsid w:val="003F6B58"/>
    <w:rsid w:val="004007CA"/>
    <w:rsid w:val="00400B0E"/>
    <w:rsid w:val="00400C5E"/>
    <w:rsid w:val="00402C4B"/>
    <w:rsid w:val="004071B5"/>
    <w:rsid w:val="00407398"/>
    <w:rsid w:val="00407B25"/>
    <w:rsid w:val="00410E9E"/>
    <w:rsid w:val="004114E5"/>
    <w:rsid w:val="00412863"/>
    <w:rsid w:val="00412FCB"/>
    <w:rsid w:val="00416F86"/>
    <w:rsid w:val="00417260"/>
    <w:rsid w:val="00417BBF"/>
    <w:rsid w:val="00420716"/>
    <w:rsid w:val="00421F2A"/>
    <w:rsid w:val="004227CA"/>
    <w:rsid w:val="00422D5D"/>
    <w:rsid w:val="00423720"/>
    <w:rsid w:val="00423833"/>
    <w:rsid w:val="004253FB"/>
    <w:rsid w:val="004254EF"/>
    <w:rsid w:val="00426A4F"/>
    <w:rsid w:val="00426B73"/>
    <w:rsid w:val="00426EFA"/>
    <w:rsid w:val="00427632"/>
    <w:rsid w:val="00427ED4"/>
    <w:rsid w:val="0043043F"/>
    <w:rsid w:val="00430D65"/>
    <w:rsid w:val="004325FB"/>
    <w:rsid w:val="00433BF2"/>
    <w:rsid w:val="004350C8"/>
    <w:rsid w:val="004360F3"/>
    <w:rsid w:val="004365F9"/>
    <w:rsid w:val="00436C4A"/>
    <w:rsid w:val="00436F95"/>
    <w:rsid w:val="00437A12"/>
    <w:rsid w:val="00440B21"/>
    <w:rsid w:val="00440E37"/>
    <w:rsid w:val="00441B39"/>
    <w:rsid w:val="00443127"/>
    <w:rsid w:val="004432BA"/>
    <w:rsid w:val="0044407E"/>
    <w:rsid w:val="0044469D"/>
    <w:rsid w:val="00444E5A"/>
    <w:rsid w:val="004459EE"/>
    <w:rsid w:val="004460BC"/>
    <w:rsid w:val="00446BE6"/>
    <w:rsid w:val="00446EBD"/>
    <w:rsid w:val="00447BB9"/>
    <w:rsid w:val="004504A5"/>
    <w:rsid w:val="0045121A"/>
    <w:rsid w:val="00451A31"/>
    <w:rsid w:val="0045317E"/>
    <w:rsid w:val="004546AF"/>
    <w:rsid w:val="0045491F"/>
    <w:rsid w:val="00455681"/>
    <w:rsid w:val="0045590E"/>
    <w:rsid w:val="00455ABE"/>
    <w:rsid w:val="0045622E"/>
    <w:rsid w:val="00457B7B"/>
    <w:rsid w:val="0046031D"/>
    <w:rsid w:val="004605DE"/>
    <w:rsid w:val="00460CE5"/>
    <w:rsid w:val="00461B18"/>
    <w:rsid w:val="00461D28"/>
    <w:rsid w:val="00462B7A"/>
    <w:rsid w:val="00463366"/>
    <w:rsid w:val="004638AF"/>
    <w:rsid w:val="00464D91"/>
    <w:rsid w:val="00464EED"/>
    <w:rsid w:val="004650C6"/>
    <w:rsid w:val="00467661"/>
    <w:rsid w:val="00470244"/>
    <w:rsid w:val="004720DC"/>
    <w:rsid w:val="0047218F"/>
    <w:rsid w:val="00473AC9"/>
    <w:rsid w:val="004742A8"/>
    <w:rsid w:val="004764B5"/>
    <w:rsid w:val="00476571"/>
    <w:rsid w:val="0047741C"/>
    <w:rsid w:val="0048023B"/>
    <w:rsid w:val="004813E3"/>
    <w:rsid w:val="004838E3"/>
    <w:rsid w:val="004847DB"/>
    <w:rsid w:val="00485536"/>
    <w:rsid w:val="004859C6"/>
    <w:rsid w:val="0048618B"/>
    <w:rsid w:val="0048626D"/>
    <w:rsid w:val="004868D2"/>
    <w:rsid w:val="00486DBD"/>
    <w:rsid w:val="004873D0"/>
    <w:rsid w:val="00491444"/>
    <w:rsid w:val="00492A1E"/>
    <w:rsid w:val="00493652"/>
    <w:rsid w:val="00493B9F"/>
    <w:rsid w:val="00493DCE"/>
    <w:rsid w:val="0049496F"/>
    <w:rsid w:val="00495167"/>
    <w:rsid w:val="00495867"/>
    <w:rsid w:val="004968B9"/>
    <w:rsid w:val="004A092C"/>
    <w:rsid w:val="004A29EA"/>
    <w:rsid w:val="004A2CDE"/>
    <w:rsid w:val="004A37A4"/>
    <w:rsid w:val="004A4BED"/>
    <w:rsid w:val="004A774C"/>
    <w:rsid w:val="004B0474"/>
    <w:rsid w:val="004B047E"/>
    <w:rsid w:val="004B0780"/>
    <w:rsid w:val="004B19F4"/>
    <w:rsid w:val="004B45A2"/>
    <w:rsid w:val="004B7C15"/>
    <w:rsid w:val="004C156B"/>
    <w:rsid w:val="004C18EA"/>
    <w:rsid w:val="004C1E0C"/>
    <w:rsid w:val="004C2078"/>
    <w:rsid w:val="004C24F6"/>
    <w:rsid w:val="004C28FB"/>
    <w:rsid w:val="004C2D94"/>
    <w:rsid w:val="004C2E84"/>
    <w:rsid w:val="004C3B03"/>
    <w:rsid w:val="004C3F79"/>
    <w:rsid w:val="004C4092"/>
    <w:rsid w:val="004C410F"/>
    <w:rsid w:val="004C4E4E"/>
    <w:rsid w:val="004C50DE"/>
    <w:rsid w:val="004C63DF"/>
    <w:rsid w:val="004D0246"/>
    <w:rsid w:val="004D2641"/>
    <w:rsid w:val="004D3120"/>
    <w:rsid w:val="004D3A6F"/>
    <w:rsid w:val="004D3F7D"/>
    <w:rsid w:val="004D5115"/>
    <w:rsid w:val="004D55EC"/>
    <w:rsid w:val="004D61D1"/>
    <w:rsid w:val="004D72B5"/>
    <w:rsid w:val="004D73C5"/>
    <w:rsid w:val="004D79A7"/>
    <w:rsid w:val="004E0955"/>
    <w:rsid w:val="004E165A"/>
    <w:rsid w:val="004E20FC"/>
    <w:rsid w:val="004E24A4"/>
    <w:rsid w:val="004E465C"/>
    <w:rsid w:val="004E5C59"/>
    <w:rsid w:val="004E5D5E"/>
    <w:rsid w:val="004F00C3"/>
    <w:rsid w:val="004F1B06"/>
    <w:rsid w:val="004F1EB6"/>
    <w:rsid w:val="004F239A"/>
    <w:rsid w:val="004F271F"/>
    <w:rsid w:val="004F2B9A"/>
    <w:rsid w:val="004F2FBA"/>
    <w:rsid w:val="004F36B2"/>
    <w:rsid w:val="004F36BC"/>
    <w:rsid w:val="004F467A"/>
    <w:rsid w:val="004F499E"/>
    <w:rsid w:val="004F7FEF"/>
    <w:rsid w:val="005005CB"/>
    <w:rsid w:val="00500F4D"/>
    <w:rsid w:val="00500F57"/>
    <w:rsid w:val="00502882"/>
    <w:rsid w:val="0050299A"/>
    <w:rsid w:val="005029C6"/>
    <w:rsid w:val="0050538F"/>
    <w:rsid w:val="00505473"/>
    <w:rsid w:val="00510213"/>
    <w:rsid w:val="005109C8"/>
    <w:rsid w:val="00511B7B"/>
    <w:rsid w:val="00511FBF"/>
    <w:rsid w:val="00513D21"/>
    <w:rsid w:val="0051539C"/>
    <w:rsid w:val="005156B5"/>
    <w:rsid w:val="00515757"/>
    <w:rsid w:val="005172C8"/>
    <w:rsid w:val="00517F24"/>
    <w:rsid w:val="00520A61"/>
    <w:rsid w:val="00522F08"/>
    <w:rsid w:val="00523D21"/>
    <w:rsid w:val="00524FC7"/>
    <w:rsid w:val="00525B3A"/>
    <w:rsid w:val="00525C00"/>
    <w:rsid w:val="005304A7"/>
    <w:rsid w:val="00531C93"/>
    <w:rsid w:val="00533EB0"/>
    <w:rsid w:val="005341D0"/>
    <w:rsid w:val="00535B76"/>
    <w:rsid w:val="00537E5E"/>
    <w:rsid w:val="00540E9E"/>
    <w:rsid w:val="005412FF"/>
    <w:rsid w:val="00541933"/>
    <w:rsid w:val="005422AA"/>
    <w:rsid w:val="005431CB"/>
    <w:rsid w:val="0054486C"/>
    <w:rsid w:val="00545F8F"/>
    <w:rsid w:val="00546940"/>
    <w:rsid w:val="00546C75"/>
    <w:rsid w:val="0055051D"/>
    <w:rsid w:val="00550CDC"/>
    <w:rsid w:val="00551B7F"/>
    <w:rsid w:val="00552292"/>
    <w:rsid w:val="005528D6"/>
    <w:rsid w:val="0055318D"/>
    <w:rsid w:val="0055331B"/>
    <w:rsid w:val="00553804"/>
    <w:rsid w:val="00554500"/>
    <w:rsid w:val="00554F3F"/>
    <w:rsid w:val="00555DCB"/>
    <w:rsid w:val="00557062"/>
    <w:rsid w:val="00560FC4"/>
    <w:rsid w:val="0056114E"/>
    <w:rsid w:val="0056177A"/>
    <w:rsid w:val="00563E5D"/>
    <w:rsid w:val="00563F9D"/>
    <w:rsid w:val="00564ED6"/>
    <w:rsid w:val="00565668"/>
    <w:rsid w:val="00565D0B"/>
    <w:rsid w:val="0056610F"/>
    <w:rsid w:val="00566CBA"/>
    <w:rsid w:val="00570564"/>
    <w:rsid w:val="0057090D"/>
    <w:rsid w:val="00570A6E"/>
    <w:rsid w:val="00573A47"/>
    <w:rsid w:val="0057489D"/>
    <w:rsid w:val="005748DF"/>
    <w:rsid w:val="00575BCA"/>
    <w:rsid w:val="00576836"/>
    <w:rsid w:val="005771BA"/>
    <w:rsid w:val="005778B0"/>
    <w:rsid w:val="00577E1C"/>
    <w:rsid w:val="0058298D"/>
    <w:rsid w:val="00582A45"/>
    <w:rsid w:val="00582DFF"/>
    <w:rsid w:val="005838C1"/>
    <w:rsid w:val="00585719"/>
    <w:rsid w:val="005857B9"/>
    <w:rsid w:val="0058618B"/>
    <w:rsid w:val="005862FB"/>
    <w:rsid w:val="00587C1E"/>
    <w:rsid w:val="00587FB8"/>
    <w:rsid w:val="00590569"/>
    <w:rsid w:val="0059137B"/>
    <w:rsid w:val="00591BFB"/>
    <w:rsid w:val="0059305C"/>
    <w:rsid w:val="00593731"/>
    <w:rsid w:val="00594DE2"/>
    <w:rsid w:val="00595BC3"/>
    <w:rsid w:val="0059752E"/>
    <w:rsid w:val="00597AE5"/>
    <w:rsid w:val="005A092B"/>
    <w:rsid w:val="005A122E"/>
    <w:rsid w:val="005A1AB2"/>
    <w:rsid w:val="005A1D15"/>
    <w:rsid w:val="005A2490"/>
    <w:rsid w:val="005A446E"/>
    <w:rsid w:val="005A640F"/>
    <w:rsid w:val="005B0344"/>
    <w:rsid w:val="005B1849"/>
    <w:rsid w:val="005B1A94"/>
    <w:rsid w:val="005B21E9"/>
    <w:rsid w:val="005B2D5F"/>
    <w:rsid w:val="005B520E"/>
    <w:rsid w:val="005B5DD7"/>
    <w:rsid w:val="005B5E02"/>
    <w:rsid w:val="005B6024"/>
    <w:rsid w:val="005B7196"/>
    <w:rsid w:val="005B740D"/>
    <w:rsid w:val="005B7F80"/>
    <w:rsid w:val="005C0048"/>
    <w:rsid w:val="005C0744"/>
    <w:rsid w:val="005C0C20"/>
    <w:rsid w:val="005C1D34"/>
    <w:rsid w:val="005C1FC2"/>
    <w:rsid w:val="005C2E4A"/>
    <w:rsid w:val="005C34EC"/>
    <w:rsid w:val="005C3CF0"/>
    <w:rsid w:val="005C485E"/>
    <w:rsid w:val="005C4F92"/>
    <w:rsid w:val="005C6276"/>
    <w:rsid w:val="005C6BE7"/>
    <w:rsid w:val="005D0409"/>
    <w:rsid w:val="005D19FA"/>
    <w:rsid w:val="005D1CE3"/>
    <w:rsid w:val="005D397D"/>
    <w:rsid w:val="005D4066"/>
    <w:rsid w:val="005D579B"/>
    <w:rsid w:val="005D6373"/>
    <w:rsid w:val="005D7D24"/>
    <w:rsid w:val="005E0BC5"/>
    <w:rsid w:val="005E2800"/>
    <w:rsid w:val="005E2CA7"/>
    <w:rsid w:val="005E390D"/>
    <w:rsid w:val="005E44D1"/>
    <w:rsid w:val="005E4AB9"/>
    <w:rsid w:val="005E6332"/>
    <w:rsid w:val="005E6504"/>
    <w:rsid w:val="005E6516"/>
    <w:rsid w:val="005E6E84"/>
    <w:rsid w:val="005E745A"/>
    <w:rsid w:val="005F01B5"/>
    <w:rsid w:val="005F1832"/>
    <w:rsid w:val="005F20C3"/>
    <w:rsid w:val="005F40E9"/>
    <w:rsid w:val="005F4334"/>
    <w:rsid w:val="005F56F1"/>
    <w:rsid w:val="005F6037"/>
    <w:rsid w:val="00600CEC"/>
    <w:rsid w:val="00601A4A"/>
    <w:rsid w:val="00603F9C"/>
    <w:rsid w:val="00605563"/>
    <w:rsid w:val="00605825"/>
    <w:rsid w:val="00605D27"/>
    <w:rsid w:val="00606EB5"/>
    <w:rsid w:val="00606EF5"/>
    <w:rsid w:val="006075B1"/>
    <w:rsid w:val="00607AB6"/>
    <w:rsid w:val="006119BF"/>
    <w:rsid w:val="00611EBC"/>
    <w:rsid w:val="0061347B"/>
    <w:rsid w:val="006146FE"/>
    <w:rsid w:val="006153B0"/>
    <w:rsid w:val="00616655"/>
    <w:rsid w:val="00620C2C"/>
    <w:rsid w:val="00621AF9"/>
    <w:rsid w:val="0062230D"/>
    <w:rsid w:val="00623C62"/>
    <w:rsid w:val="006249F9"/>
    <w:rsid w:val="006257D3"/>
    <w:rsid w:val="0062696D"/>
    <w:rsid w:val="00626D64"/>
    <w:rsid w:val="0062776A"/>
    <w:rsid w:val="00627F1E"/>
    <w:rsid w:val="006301C0"/>
    <w:rsid w:val="00632333"/>
    <w:rsid w:val="00635069"/>
    <w:rsid w:val="00635859"/>
    <w:rsid w:val="0063751E"/>
    <w:rsid w:val="0064120E"/>
    <w:rsid w:val="00642A57"/>
    <w:rsid w:val="00644C51"/>
    <w:rsid w:val="00645D22"/>
    <w:rsid w:val="00645F28"/>
    <w:rsid w:val="006470DC"/>
    <w:rsid w:val="0065006B"/>
    <w:rsid w:val="0065014D"/>
    <w:rsid w:val="00651A08"/>
    <w:rsid w:val="00651C2A"/>
    <w:rsid w:val="00651DE4"/>
    <w:rsid w:val="00652BD8"/>
    <w:rsid w:val="006530D9"/>
    <w:rsid w:val="00654204"/>
    <w:rsid w:val="00655D03"/>
    <w:rsid w:val="00655DBE"/>
    <w:rsid w:val="00656885"/>
    <w:rsid w:val="00657153"/>
    <w:rsid w:val="006577FE"/>
    <w:rsid w:val="00657AC0"/>
    <w:rsid w:val="0066045B"/>
    <w:rsid w:val="00660C0C"/>
    <w:rsid w:val="006631CB"/>
    <w:rsid w:val="00663214"/>
    <w:rsid w:val="0066511D"/>
    <w:rsid w:val="006666C2"/>
    <w:rsid w:val="00667B65"/>
    <w:rsid w:val="00667CC9"/>
    <w:rsid w:val="00667D90"/>
    <w:rsid w:val="00670255"/>
    <w:rsid w:val="00670434"/>
    <w:rsid w:val="00670C05"/>
    <w:rsid w:val="00670C29"/>
    <w:rsid w:val="00671329"/>
    <w:rsid w:val="0067148E"/>
    <w:rsid w:val="006716FB"/>
    <w:rsid w:val="00671DCC"/>
    <w:rsid w:val="00671FD0"/>
    <w:rsid w:val="00672590"/>
    <w:rsid w:val="00672CF4"/>
    <w:rsid w:val="00673348"/>
    <w:rsid w:val="0067411B"/>
    <w:rsid w:val="00675370"/>
    <w:rsid w:val="00680098"/>
    <w:rsid w:val="006806CA"/>
    <w:rsid w:val="006813C6"/>
    <w:rsid w:val="00682DC7"/>
    <w:rsid w:val="0068353D"/>
    <w:rsid w:val="00685FB9"/>
    <w:rsid w:val="006866A5"/>
    <w:rsid w:val="006915C7"/>
    <w:rsid w:val="0069186E"/>
    <w:rsid w:val="00691D27"/>
    <w:rsid w:val="00692193"/>
    <w:rsid w:val="0069249E"/>
    <w:rsid w:val="006925BA"/>
    <w:rsid w:val="006925DB"/>
    <w:rsid w:val="006959BB"/>
    <w:rsid w:val="00695B4E"/>
    <w:rsid w:val="0069688F"/>
    <w:rsid w:val="00696941"/>
    <w:rsid w:val="00696D9B"/>
    <w:rsid w:val="006972A2"/>
    <w:rsid w:val="0069773D"/>
    <w:rsid w:val="006A13C7"/>
    <w:rsid w:val="006A14F3"/>
    <w:rsid w:val="006A17E0"/>
    <w:rsid w:val="006A1A20"/>
    <w:rsid w:val="006A21DB"/>
    <w:rsid w:val="006A29F9"/>
    <w:rsid w:val="006A2ACE"/>
    <w:rsid w:val="006A3896"/>
    <w:rsid w:val="006A43EC"/>
    <w:rsid w:val="006A49AA"/>
    <w:rsid w:val="006A6D5C"/>
    <w:rsid w:val="006A7199"/>
    <w:rsid w:val="006A7B03"/>
    <w:rsid w:val="006B27AF"/>
    <w:rsid w:val="006B3B33"/>
    <w:rsid w:val="006B49F9"/>
    <w:rsid w:val="006B6B66"/>
    <w:rsid w:val="006C1816"/>
    <w:rsid w:val="006C19C9"/>
    <w:rsid w:val="006C263B"/>
    <w:rsid w:val="006C2E85"/>
    <w:rsid w:val="006C56DF"/>
    <w:rsid w:val="006C5BCD"/>
    <w:rsid w:val="006C5E77"/>
    <w:rsid w:val="006C62FF"/>
    <w:rsid w:val="006D1BF8"/>
    <w:rsid w:val="006D22CE"/>
    <w:rsid w:val="006D481A"/>
    <w:rsid w:val="006D53F4"/>
    <w:rsid w:val="006D75AF"/>
    <w:rsid w:val="006E10BF"/>
    <w:rsid w:val="006E20EC"/>
    <w:rsid w:val="006E2852"/>
    <w:rsid w:val="006E3C90"/>
    <w:rsid w:val="006E4257"/>
    <w:rsid w:val="006E46BD"/>
    <w:rsid w:val="006E644D"/>
    <w:rsid w:val="006E6AF5"/>
    <w:rsid w:val="006E71F8"/>
    <w:rsid w:val="006E77B6"/>
    <w:rsid w:val="006E7E47"/>
    <w:rsid w:val="006F10AD"/>
    <w:rsid w:val="006F1EC3"/>
    <w:rsid w:val="006F2B1C"/>
    <w:rsid w:val="006F39D8"/>
    <w:rsid w:val="006F3F2D"/>
    <w:rsid w:val="006F3F78"/>
    <w:rsid w:val="006F6153"/>
    <w:rsid w:val="006F6D3D"/>
    <w:rsid w:val="00700052"/>
    <w:rsid w:val="007003A3"/>
    <w:rsid w:val="007003DC"/>
    <w:rsid w:val="00701776"/>
    <w:rsid w:val="00702127"/>
    <w:rsid w:val="00703136"/>
    <w:rsid w:val="0070334B"/>
    <w:rsid w:val="007051D6"/>
    <w:rsid w:val="007053B1"/>
    <w:rsid w:val="00705C1E"/>
    <w:rsid w:val="00706A5E"/>
    <w:rsid w:val="00710214"/>
    <w:rsid w:val="00711039"/>
    <w:rsid w:val="0071272A"/>
    <w:rsid w:val="007132BB"/>
    <w:rsid w:val="0071358B"/>
    <w:rsid w:val="00714823"/>
    <w:rsid w:val="00714CEF"/>
    <w:rsid w:val="00714EAA"/>
    <w:rsid w:val="00715BEA"/>
    <w:rsid w:val="00715FAA"/>
    <w:rsid w:val="00717453"/>
    <w:rsid w:val="0072184C"/>
    <w:rsid w:val="00721ADD"/>
    <w:rsid w:val="00723297"/>
    <w:rsid w:val="007238BB"/>
    <w:rsid w:val="00723C5F"/>
    <w:rsid w:val="00723D09"/>
    <w:rsid w:val="0072773E"/>
    <w:rsid w:val="00727FE3"/>
    <w:rsid w:val="00730636"/>
    <w:rsid w:val="0073128F"/>
    <w:rsid w:val="00731561"/>
    <w:rsid w:val="007323D8"/>
    <w:rsid w:val="00732F97"/>
    <w:rsid w:val="00733278"/>
    <w:rsid w:val="0073334E"/>
    <w:rsid w:val="00733907"/>
    <w:rsid w:val="00734C08"/>
    <w:rsid w:val="00735376"/>
    <w:rsid w:val="00735BCE"/>
    <w:rsid w:val="00735F44"/>
    <w:rsid w:val="0073668A"/>
    <w:rsid w:val="00737036"/>
    <w:rsid w:val="007370A7"/>
    <w:rsid w:val="00737226"/>
    <w:rsid w:val="0073795D"/>
    <w:rsid w:val="00737CB8"/>
    <w:rsid w:val="0074052B"/>
    <w:rsid w:val="00740EEA"/>
    <w:rsid w:val="00743157"/>
    <w:rsid w:val="007447D5"/>
    <w:rsid w:val="00745BD8"/>
    <w:rsid w:val="00746246"/>
    <w:rsid w:val="00747A2D"/>
    <w:rsid w:val="00747E5E"/>
    <w:rsid w:val="00750D49"/>
    <w:rsid w:val="00752455"/>
    <w:rsid w:val="007540BD"/>
    <w:rsid w:val="0075633A"/>
    <w:rsid w:val="007576B3"/>
    <w:rsid w:val="00761BD9"/>
    <w:rsid w:val="007620A5"/>
    <w:rsid w:val="00762B16"/>
    <w:rsid w:val="00764A33"/>
    <w:rsid w:val="00764B8B"/>
    <w:rsid w:val="00764E1A"/>
    <w:rsid w:val="0076552A"/>
    <w:rsid w:val="00766E41"/>
    <w:rsid w:val="00766EEE"/>
    <w:rsid w:val="007677F1"/>
    <w:rsid w:val="00767B50"/>
    <w:rsid w:val="00770305"/>
    <w:rsid w:val="007709CF"/>
    <w:rsid w:val="00770A06"/>
    <w:rsid w:val="00772A94"/>
    <w:rsid w:val="00773BFD"/>
    <w:rsid w:val="007744DF"/>
    <w:rsid w:val="007754E4"/>
    <w:rsid w:val="00775EEA"/>
    <w:rsid w:val="00780A92"/>
    <w:rsid w:val="00780C2F"/>
    <w:rsid w:val="00780ECB"/>
    <w:rsid w:val="00781EC0"/>
    <w:rsid w:val="00782E34"/>
    <w:rsid w:val="00784199"/>
    <w:rsid w:val="00785294"/>
    <w:rsid w:val="007853F2"/>
    <w:rsid w:val="00785A89"/>
    <w:rsid w:val="00785AF8"/>
    <w:rsid w:val="0078627E"/>
    <w:rsid w:val="0078662A"/>
    <w:rsid w:val="0078712C"/>
    <w:rsid w:val="0078718A"/>
    <w:rsid w:val="00787821"/>
    <w:rsid w:val="00787F75"/>
    <w:rsid w:val="00790428"/>
    <w:rsid w:val="007906D7"/>
    <w:rsid w:val="00791195"/>
    <w:rsid w:val="00791971"/>
    <w:rsid w:val="00792291"/>
    <w:rsid w:val="00792ED2"/>
    <w:rsid w:val="00794804"/>
    <w:rsid w:val="0079537B"/>
    <w:rsid w:val="00797CC9"/>
    <w:rsid w:val="007A0C8E"/>
    <w:rsid w:val="007A0E95"/>
    <w:rsid w:val="007A1BF3"/>
    <w:rsid w:val="007A1C99"/>
    <w:rsid w:val="007A457C"/>
    <w:rsid w:val="007A457F"/>
    <w:rsid w:val="007A523D"/>
    <w:rsid w:val="007A73EF"/>
    <w:rsid w:val="007A7D53"/>
    <w:rsid w:val="007B0B94"/>
    <w:rsid w:val="007B33F1"/>
    <w:rsid w:val="007B42A5"/>
    <w:rsid w:val="007B4681"/>
    <w:rsid w:val="007B6DDA"/>
    <w:rsid w:val="007C0308"/>
    <w:rsid w:val="007C0A06"/>
    <w:rsid w:val="007C0E91"/>
    <w:rsid w:val="007C12FC"/>
    <w:rsid w:val="007C17E5"/>
    <w:rsid w:val="007C2410"/>
    <w:rsid w:val="007C2560"/>
    <w:rsid w:val="007C2F1A"/>
    <w:rsid w:val="007C2FF2"/>
    <w:rsid w:val="007C4074"/>
    <w:rsid w:val="007C4092"/>
    <w:rsid w:val="007C42AE"/>
    <w:rsid w:val="007C4F1F"/>
    <w:rsid w:val="007C5862"/>
    <w:rsid w:val="007C5E2F"/>
    <w:rsid w:val="007C6175"/>
    <w:rsid w:val="007C6F43"/>
    <w:rsid w:val="007C7AD8"/>
    <w:rsid w:val="007D0D6C"/>
    <w:rsid w:val="007D0DBA"/>
    <w:rsid w:val="007D0F9A"/>
    <w:rsid w:val="007D1BD4"/>
    <w:rsid w:val="007D4FC5"/>
    <w:rsid w:val="007D5A19"/>
    <w:rsid w:val="007D6232"/>
    <w:rsid w:val="007E05DF"/>
    <w:rsid w:val="007E1852"/>
    <w:rsid w:val="007E2287"/>
    <w:rsid w:val="007E3C28"/>
    <w:rsid w:val="007E3F9C"/>
    <w:rsid w:val="007E4B76"/>
    <w:rsid w:val="007E52F3"/>
    <w:rsid w:val="007E5A22"/>
    <w:rsid w:val="007E6C74"/>
    <w:rsid w:val="007E75BB"/>
    <w:rsid w:val="007F0535"/>
    <w:rsid w:val="007F0B59"/>
    <w:rsid w:val="007F0F33"/>
    <w:rsid w:val="007F1363"/>
    <w:rsid w:val="007F1ED9"/>
    <w:rsid w:val="007F1F99"/>
    <w:rsid w:val="007F249F"/>
    <w:rsid w:val="007F3058"/>
    <w:rsid w:val="007F3961"/>
    <w:rsid w:val="007F3E03"/>
    <w:rsid w:val="007F4CF6"/>
    <w:rsid w:val="007F555F"/>
    <w:rsid w:val="007F660B"/>
    <w:rsid w:val="007F664A"/>
    <w:rsid w:val="007F7631"/>
    <w:rsid w:val="007F768F"/>
    <w:rsid w:val="008002CD"/>
    <w:rsid w:val="008012E3"/>
    <w:rsid w:val="00802913"/>
    <w:rsid w:val="00803E4A"/>
    <w:rsid w:val="00804518"/>
    <w:rsid w:val="008046AE"/>
    <w:rsid w:val="008057AD"/>
    <w:rsid w:val="00805D66"/>
    <w:rsid w:val="0080717E"/>
    <w:rsid w:val="00807728"/>
    <w:rsid w:val="0080791D"/>
    <w:rsid w:val="00810DC6"/>
    <w:rsid w:val="00810E22"/>
    <w:rsid w:val="0081105F"/>
    <w:rsid w:val="00813666"/>
    <w:rsid w:val="00814E7A"/>
    <w:rsid w:val="00816474"/>
    <w:rsid w:val="00817367"/>
    <w:rsid w:val="00820B6B"/>
    <w:rsid w:val="008210C1"/>
    <w:rsid w:val="00821340"/>
    <w:rsid w:val="00823270"/>
    <w:rsid w:val="00823B91"/>
    <w:rsid w:val="00824D46"/>
    <w:rsid w:val="008256F2"/>
    <w:rsid w:val="00826920"/>
    <w:rsid w:val="008302FE"/>
    <w:rsid w:val="00830918"/>
    <w:rsid w:val="00830D13"/>
    <w:rsid w:val="00830E24"/>
    <w:rsid w:val="0083172E"/>
    <w:rsid w:val="00831941"/>
    <w:rsid w:val="00833F0C"/>
    <w:rsid w:val="00836367"/>
    <w:rsid w:val="00837790"/>
    <w:rsid w:val="00840669"/>
    <w:rsid w:val="00841668"/>
    <w:rsid w:val="00841934"/>
    <w:rsid w:val="00841F8A"/>
    <w:rsid w:val="008421C9"/>
    <w:rsid w:val="0084344B"/>
    <w:rsid w:val="0084369D"/>
    <w:rsid w:val="00843E15"/>
    <w:rsid w:val="00844D29"/>
    <w:rsid w:val="0084505B"/>
    <w:rsid w:val="0084519E"/>
    <w:rsid w:val="00845B03"/>
    <w:rsid w:val="00845EB7"/>
    <w:rsid w:val="0084741D"/>
    <w:rsid w:val="0084743D"/>
    <w:rsid w:val="008474AE"/>
    <w:rsid w:val="00847E18"/>
    <w:rsid w:val="0085135D"/>
    <w:rsid w:val="00851530"/>
    <w:rsid w:val="008515D2"/>
    <w:rsid w:val="0085353D"/>
    <w:rsid w:val="00853580"/>
    <w:rsid w:val="00853637"/>
    <w:rsid w:val="00854EA6"/>
    <w:rsid w:val="0085599E"/>
    <w:rsid w:val="00856D13"/>
    <w:rsid w:val="00857B39"/>
    <w:rsid w:val="00860379"/>
    <w:rsid w:val="00860D03"/>
    <w:rsid w:val="00860E58"/>
    <w:rsid w:val="00863187"/>
    <w:rsid w:val="00864575"/>
    <w:rsid w:val="008650B6"/>
    <w:rsid w:val="00865517"/>
    <w:rsid w:val="00865B66"/>
    <w:rsid w:val="008666F9"/>
    <w:rsid w:val="00866E71"/>
    <w:rsid w:val="00867A3F"/>
    <w:rsid w:val="00873603"/>
    <w:rsid w:val="0087417D"/>
    <w:rsid w:val="00874EDD"/>
    <w:rsid w:val="00875223"/>
    <w:rsid w:val="0087638E"/>
    <w:rsid w:val="00877C3C"/>
    <w:rsid w:val="00880E38"/>
    <w:rsid w:val="00881161"/>
    <w:rsid w:val="00881960"/>
    <w:rsid w:val="00882347"/>
    <w:rsid w:val="008856CA"/>
    <w:rsid w:val="008862E9"/>
    <w:rsid w:val="00886BD5"/>
    <w:rsid w:val="00887096"/>
    <w:rsid w:val="00887539"/>
    <w:rsid w:val="00887B68"/>
    <w:rsid w:val="00891F79"/>
    <w:rsid w:val="008923BB"/>
    <w:rsid w:val="0089269F"/>
    <w:rsid w:val="0089386B"/>
    <w:rsid w:val="00893C45"/>
    <w:rsid w:val="008943A1"/>
    <w:rsid w:val="00894C13"/>
    <w:rsid w:val="00895135"/>
    <w:rsid w:val="0089523F"/>
    <w:rsid w:val="00895B4B"/>
    <w:rsid w:val="0089612F"/>
    <w:rsid w:val="00896DC9"/>
    <w:rsid w:val="008A23EC"/>
    <w:rsid w:val="008A2C7D"/>
    <w:rsid w:val="008A30BC"/>
    <w:rsid w:val="008A3D7D"/>
    <w:rsid w:val="008A4825"/>
    <w:rsid w:val="008A5BBB"/>
    <w:rsid w:val="008A647F"/>
    <w:rsid w:val="008A6F83"/>
    <w:rsid w:val="008A740D"/>
    <w:rsid w:val="008A749F"/>
    <w:rsid w:val="008A781F"/>
    <w:rsid w:val="008B118C"/>
    <w:rsid w:val="008B19F1"/>
    <w:rsid w:val="008B1DC9"/>
    <w:rsid w:val="008B240E"/>
    <w:rsid w:val="008B2713"/>
    <w:rsid w:val="008B44BF"/>
    <w:rsid w:val="008B55DF"/>
    <w:rsid w:val="008B60BB"/>
    <w:rsid w:val="008B6524"/>
    <w:rsid w:val="008B674D"/>
    <w:rsid w:val="008B6986"/>
    <w:rsid w:val="008B6ECB"/>
    <w:rsid w:val="008C0385"/>
    <w:rsid w:val="008C06EE"/>
    <w:rsid w:val="008C0CFB"/>
    <w:rsid w:val="008C0E8A"/>
    <w:rsid w:val="008C0F05"/>
    <w:rsid w:val="008C1BAE"/>
    <w:rsid w:val="008C228E"/>
    <w:rsid w:val="008C276C"/>
    <w:rsid w:val="008C28C3"/>
    <w:rsid w:val="008C4B23"/>
    <w:rsid w:val="008C4C18"/>
    <w:rsid w:val="008C57F3"/>
    <w:rsid w:val="008C5FC3"/>
    <w:rsid w:val="008C76D0"/>
    <w:rsid w:val="008C7772"/>
    <w:rsid w:val="008D0FE8"/>
    <w:rsid w:val="008D242D"/>
    <w:rsid w:val="008D4C48"/>
    <w:rsid w:val="008D56E9"/>
    <w:rsid w:val="008D76AC"/>
    <w:rsid w:val="008E265D"/>
    <w:rsid w:val="008E2DB2"/>
    <w:rsid w:val="008E2F60"/>
    <w:rsid w:val="008E3068"/>
    <w:rsid w:val="008E3449"/>
    <w:rsid w:val="008E38A2"/>
    <w:rsid w:val="008E43C8"/>
    <w:rsid w:val="008E5250"/>
    <w:rsid w:val="008E570E"/>
    <w:rsid w:val="008E5804"/>
    <w:rsid w:val="008EC310"/>
    <w:rsid w:val="008F0776"/>
    <w:rsid w:val="008F13D0"/>
    <w:rsid w:val="008F1827"/>
    <w:rsid w:val="008F1982"/>
    <w:rsid w:val="008F280B"/>
    <w:rsid w:val="008F37B4"/>
    <w:rsid w:val="008F42A2"/>
    <w:rsid w:val="008F4463"/>
    <w:rsid w:val="008F6E2C"/>
    <w:rsid w:val="009001D2"/>
    <w:rsid w:val="00900320"/>
    <w:rsid w:val="0090043F"/>
    <w:rsid w:val="00901A99"/>
    <w:rsid w:val="009023D8"/>
    <w:rsid w:val="00902850"/>
    <w:rsid w:val="00904949"/>
    <w:rsid w:val="009067A3"/>
    <w:rsid w:val="00906AE5"/>
    <w:rsid w:val="00910AC9"/>
    <w:rsid w:val="00911075"/>
    <w:rsid w:val="009119D8"/>
    <w:rsid w:val="0091253A"/>
    <w:rsid w:val="00913A24"/>
    <w:rsid w:val="00915F62"/>
    <w:rsid w:val="009160FE"/>
    <w:rsid w:val="00917500"/>
    <w:rsid w:val="00920016"/>
    <w:rsid w:val="00920A9C"/>
    <w:rsid w:val="00921257"/>
    <w:rsid w:val="009218E9"/>
    <w:rsid w:val="00921999"/>
    <w:rsid w:val="009219A1"/>
    <w:rsid w:val="00921A0C"/>
    <w:rsid w:val="00921CB7"/>
    <w:rsid w:val="0092258A"/>
    <w:rsid w:val="00922B62"/>
    <w:rsid w:val="00923427"/>
    <w:rsid w:val="00923F24"/>
    <w:rsid w:val="00925063"/>
    <w:rsid w:val="0092519E"/>
    <w:rsid w:val="009256F4"/>
    <w:rsid w:val="00925CDE"/>
    <w:rsid w:val="00926207"/>
    <w:rsid w:val="00927AF9"/>
    <w:rsid w:val="00927EE0"/>
    <w:rsid w:val="00927F70"/>
    <w:rsid w:val="009303D9"/>
    <w:rsid w:val="009312FA"/>
    <w:rsid w:val="00933C64"/>
    <w:rsid w:val="00933D02"/>
    <w:rsid w:val="00934234"/>
    <w:rsid w:val="00936644"/>
    <w:rsid w:val="00936EDD"/>
    <w:rsid w:val="009410C7"/>
    <w:rsid w:val="009418E2"/>
    <w:rsid w:val="00941988"/>
    <w:rsid w:val="00942C50"/>
    <w:rsid w:val="009443A6"/>
    <w:rsid w:val="00944A51"/>
    <w:rsid w:val="009504BB"/>
    <w:rsid w:val="009508A0"/>
    <w:rsid w:val="00950A6F"/>
    <w:rsid w:val="009517F4"/>
    <w:rsid w:val="009524AB"/>
    <w:rsid w:val="009537C4"/>
    <w:rsid w:val="0095487A"/>
    <w:rsid w:val="009565A6"/>
    <w:rsid w:val="0095770C"/>
    <w:rsid w:val="00957B8C"/>
    <w:rsid w:val="009603A7"/>
    <w:rsid w:val="00960DEB"/>
    <w:rsid w:val="00961541"/>
    <w:rsid w:val="009617CB"/>
    <w:rsid w:val="009620FD"/>
    <w:rsid w:val="00962B44"/>
    <w:rsid w:val="00962BDC"/>
    <w:rsid w:val="00963FE7"/>
    <w:rsid w:val="0096748F"/>
    <w:rsid w:val="00967858"/>
    <w:rsid w:val="00970522"/>
    <w:rsid w:val="0097205C"/>
    <w:rsid w:val="00972203"/>
    <w:rsid w:val="00972C2F"/>
    <w:rsid w:val="00974E52"/>
    <w:rsid w:val="00975A68"/>
    <w:rsid w:val="00976DC9"/>
    <w:rsid w:val="00977B31"/>
    <w:rsid w:val="0098056A"/>
    <w:rsid w:val="00980BFA"/>
    <w:rsid w:val="00981B69"/>
    <w:rsid w:val="009832D3"/>
    <w:rsid w:val="00983A05"/>
    <w:rsid w:val="0098459C"/>
    <w:rsid w:val="009845D1"/>
    <w:rsid w:val="00984909"/>
    <w:rsid w:val="00985AB5"/>
    <w:rsid w:val="0098727D"/>
    <w:rsid w:val="00987B0E"/>
    <w:rsid w:val="00990467"/>
    <w:rsid w:val="009958C8"/>
    <w:rsid w:val="00995C9C"/>
    <w:rsid w:val="009972FB"/>
    <w:rsid w:val="00997ED8"/>
    <w:rsid w:val="009A0315"/>
    <w:rsid w:val="009A1011"/>
    <w:rsid w:val="009A1BC0"/>
    <w:rsid w:val="009A1E13"/>
    <w:rsid w:val="009A308F"/>
    <w:rsid w:val="009A32A8"/>
    <w:rsid w:val="009A3ACD"/>
    <w:rsid w:val="009A41F1"/>
    <w:rsid w:val="009A4D4C"/>
    <w:rsid w:val="009A58F0"/>
    <w:rsid w:val="009A671A"/>
    <w:rsid w:val="009B1366"/>
    <w:rsid w:val="009B15E7"/>
    <w:rsid w:val="009B194E"/>
    <w:rsid w:val="009B1A3A"/>
    <w:rsid w:val="009B1E95"/>
    <w:rsid w:val="009B3E7E"/>
    <w:rsid w:val="009B4227"/>
    <w:rsid w:val="009B6D1D"/>
    <w:rsid w:val="009C11F6"/>
    <w:rsid w:val="009C1697"/>
    <w:rsid w:val="009C3299"/>
    <w:rsid w:val="009C3687"/>
    <w:rsid w:val="009C4F3C"/>
    <w:rsid w:val="009C5020"/>
    <w:rsid w:val="009C51CC"/>
    <w:rsid w:val="009C572B"/>
    <w:rsid w:val="009C6EE8"/>
    <w:rsid w:val="009C7222"/>
    <w:rsid w:val="009C7A02"/>
    <w:rsid w:val="009D223C"/>
    <w:rsid w:val="009D3585"/>
    <w:rsid w:val="009D3743"/>
    <w:rsid w:val="009D382B"/>
    <w:rsid w:val="009D444A"/>
    <w:rsid w:val="009D4994"/>
    <w:rsid w:val="009D512F"/>
    <w:rsid w:val="009D5160"/>
    <w:rsid w:val="009D6711"/>
    <w:rsid w:val="009D6A50"/>
    <w:rsid w:val="009E0D3C"/>
    <w:rsid w:val="009E22D2"/>
    <w:rsid w:val="009E2563"/>
    <w:rsid w:val="009E4332"/>
    <w:rsid w:val="009E45D5"/>
    <w:rsid w:val="009E4EEE"/>
    <w:rsid w:val="009E57D3"/>
    <w:rsid w:val="009E6A31"/>
    <w:rsid w:val="009E7C82"/>
    <w:rsid w:val="009F0931"/>
    <w:rsid w:val="009F1D79"/>
    <w:rsid w:val="009F23FA"/>
    <w:rsid w:val="009F3C2C"/>
    <w:rsid w:val="009F3DA9"/>
    <w:rsid w:val="009F3DF7"/>
    <w:rsid w:val="009F4D85"/>
    <w:rsid w:val="009F5938"/>
    <w:rsid w:val="009F5B6C"/>
    <w:rsid w:val="009F60FF"/>
    <w:rsid w:val="009F64BA"/>
    <w:rsid w:val="009F719C"/>
    <w:rsid w:val="00A024CB"/>
    <w:rsid w:val="00A059B3"/>
    <w:rsid w:val="00A06937"/>
    <w:rsid w:val="00A06DFB"/>
    <w:rsid w:val="00A07C7B"/>
    <w:rsid w:val="00A12D76"/>
    <w:rsid w:val="00A12D9E"/>
    <w:rsid w:val="00A12ED6"/>
    <w:rsid w:val="00A14A26"/>
    <w:rsid w:val="00A15B68"/>
    <w:rsid w:val="00A16D86"/>
    <w:rsid w:val="00A17691"/>
    <w:rsid w:val="00A200FE"/>
    <w:rsid w:val="00A21DD3"/>
    <w:rsid w:val="00A21F16"/>
    <w:rsid w:val="00A21FA5"/>
    <w:rsid w:val="00A224C3"/>
    <w:rsid w:val="00A233C2"/>
    <w:rsid w:val="00A23F7C"/>
    <w:rsid w:val="00A24350"/>
    <w:rsid w:val="00A2472C"/>
    <w:rsid w:val="00A248DA"/>
    <w:rsid w:val="00A26371"/>
    <w:rsid w:val="00A263C7"/>
    <w:rsid w:val="00A26945"/>
    <w:rsid w:val="00A30C1E"/>
    <w:rsid w:val="00A314A1"/>
    <w:rsid w:val="00A316F8"/>
    <w:rsid w:val="00A3178A"/>
    <w:rsid w:val="00A32B03"/>
    <w:rsid w:val="00A361E1"/>
    <w:rsid w:val="00A37D27"/>
    <w:rsid w:val="00A408D3"/>
    <w:rsid w:val="00A40BD1"/>
    <w:rsid w:val="00A40C38"/>
    <w:rsid w:val="00A410A7"/>
    <w:rsid w:val="00A42051"/>
    <w:rsid w:val="00A4222F"/>
    <w:rsid w:val="00A451A6"/>
    <w:rsid w:val="00A46B58"/>
    <w:rsid w:val="00A500E8"/>
    <w:rsid w:val="00A51501"/>
    <w:rsid w:val="00A52155"/>
    <w:rsid w:val="00A527B3"/>
    <w:rsid w:val="00A539C5"/>
    <w:rsid w:val="00A545E1"/>
    <w:rsid w:val="00A549BD"/>
    <w:rsid w:val="00A54CDC"/>
    <w:rsid w:val="00A55AC0"/>
    <w:rsid w:val="00A55B6B"/>
    <w:rsid w:val="00A56E8A"/>
    <w:rsid w:val="00A57049"/>
    <w:rsid w:val="00A57F17"/>
    <w:rsid w:val="00A604DB"/>
    <w:rsid w:val="00A610E1"/>
    <w:rsid w:val="00A61FCC"/>
    <w:rsid w:val="00A62505"/>
    <w:rsid w:val="00A63BF0"/>
    <w:rsid w:val="00A63C7B"/>
    <w:rsid w:val="00A6454B"/>
    <w:rsid w:val="00A648B9"/>
    <w:rsid w:val="00A649F2"/>
    <w:rsid w:val="00A64F67"/>
    <w:rsid w:val="00A65175"/>
    <w:rsid w:val="00A656A6"/>
    <w:rsid w:val="00A65998"/>
    <w:rsid w:val="00A65A39"/>
    <w:rsid w:val="00A66328"/>
    <w:rsid w:val="00A67D88"/>
    <w:rsid w:val="00A71E96"/>
    <w:rsid w:val="00A72FE6"/>
    <w:rsid w:val="00A7347A"/>
    <w:rsid w:val="00A7354E"/>
    <w:rsid w:val="00A74839"/>
    <w:rsid w:val="00A750B7"/>
    <w:rsid w:val="00A75D81"/>
    <w:rsid w:val="00A76A5F"/>
    <w:rsid w:val="00A7720F"/>
    <w:rsid w:val="00A813EF"/>
    <w:rsid w:val="00A8276E"/>
    <w:rsid w:val="00A83902"/>
    <w:rsid w:val="00A8431C"/>
    <w:rsid w:val="00A8545D"/>
    <w:rsid w:val="00A865E5"/>
    <w:rsid w:val="00A90898"/>
    <w:rsid w:val="00A91A80"/>
    <w:rsid w:val="00A924AC"/>
    <w:rsid w:val="00A933BC"/>
    <w:rsid w:val="00A94AC0"/>
    <w:rsid w:val="00A94C18"/>
    <w:rsid w:val="00A95CFB"/>
    <w:rsid w:val="00A9748E"/>
    <w:rsid w:val="00AA02C5"/>
    <w:rsid w:val="00AA07E9"/>
    <w:rsid w:val="00AA09B0"/>
    <w:rsid w:val="00AA0B08"/>
    <w:rsid w:val="00AA3015"/>
    <w:rsid w:val="00AA3618"/>
    <w:rsid w:val="00AA45D8"/>
    <w:rsid w:val="00AA4682"/>
    <w:rsid w:val="00AA4711"/>
    <w:rsid w:val="00AA4878"/>
    <w:rsid w:val="00AA580E"/>
    <w:rsid w:val="00AA5C3F"/>
    <w:rsid w:val="00AA68D7"/>
    <w:rsid w:val="00AA747A"/>
    <w:rsid w:val="00AB0BB3"/>
    <w:rsid w:val="00AB1332"/>
    <w:rsid w:val="00AB1BEC"/>
    <w:rsid w:val="00AB30B6"/>
    <w:rsid w:val="00AB4081"/>
    <w:rsid w:val="00AB4C13"/>
    <w:rsid w:val="00AB5090"/>
    <w:rsid w:val="00AB624A"/>
    <w:rsid w:val="00AB71A3"/>
    <w:rsid w:val="00AC2E95"/>
    <w:rsid w:val="00AC2F19"/>
    <w:rsid w:val="00AC4CBF"/>
    <w:rsid w:val="00AC5E58"/>
    <w:rsid w:val="00AC6EE6"/>
    <w:rsid w:val="00AC7C87"/>
    <w:rsid w:val="00AD0421"/>
    <w:rsid w:val="00AD1482"/>
    <w:rsid w:val="00AD27D3"/>
    <w:rsid w:val="00AD3156"/>
    <w:rsid w:val="00AD3995"/>
    <w:rsid w:val="00AD45FE"/>
    <w:rsid w:val="00AD47D8"/>
    <w:rsid w:val="00AD4E57"/>
    <w:rsid w:val="00AD5309"/>
    <w:rsid w:val="00AD6BDB"/>
    <w:rsid w:val="00AD7370"/>
    <w:rsid w:val="00AD73A2"/>
    <w:rsid w:val="00AE03D3"/>
    <w:rsid w:val="00AE0E85"/>
    <w:rsid w:val="00AE200E"/>
    <w:rsid w:val="00AE3379"/>
    <w:rsid w:val="00AE3409"/>
    <w:rsid w:val="00AE3F31"/>
    <w:rsid w:val="00AE3F87"/>
    <w:rsid w:val="00AE3FE8"/>
    <w:rsid w:val="00AE6B4A"/>
    <w:rsid w:val="00AE723E"/>
    <w:rsid w:val="00AE79EF"/>
    <w:rsid w:val="00AF04F3"/>
    <w:rsid w:val="00AF1823"/>
    <w:rsid w:val="00AF2012"/>
    <w:rsid w:val="00AF3B32"/>
    <w:rsid w:val="00B005E4"/>
    <w:rsid w:val="00B0082B"/>
    <w:rsid w:val="00B00C58"/>
    <w:rsid w:val="00B0100A"/>
    <w:rsid w:val="00B01DD0"/>
    <w:rsid w:val="00B022A5"/>
    <w:rsid w:val="00B0249C"/>
    <w:rsid w:val="00B02941"/>
    <w:rsid w:val="00B02FC9"/>
    <w:rsid w:val="00B03C8F"/>
    <w:rsid w:val="00B041EE"/>
    <w:rsid w:val="00B049B1"/>
    <w:rsid w:val="00B075DC"/>
    <w:rsid w:val="00B10751"/>
    <w:rsid w:val="00B10A18"/>
    <w:rsid w:val="00B11A60"/>
    <w:rsid w:val="00B13BED"/>
    <w:rsid w:val="00B148F1"/>
    <w:rsid w:val="00B15864"/>
    <w:rsid w:val="00B16453"/>
    <w:rsid w:val="00B17347"/>
    <w:rsid w:val="00B20263"/>
    <w:rsid w:val="00B2058F"/>
    <w:rsid w:val="00B20E5B"/>
    <w:rsid w:val="00B220D4"/>
    <w:rsid w:val="00B22613"/>
    <w:rsid w:val="00B22AED"/>
    <w:rsid w:val="00B22EEA"/>
    <w:rsid w:val="00B2447D"/>
    <w:rsid w:val="00B255C3"/>
    <w:rsid w:val="00B25A23"/>
    <w:rsid w:val="00B26F6B"/>
    <w:rsid w:val="00B2761C"/>
    <w:rsid w:val="00B27EC7"/>
    <w:rsid w:val="00B27FC3"/>
    <w:rsid w:val="00B30B8E"/>
    <w:rsid w:val="00B30BFC"/>
    <w:rsid w:val="00B32204"/>
    <w:rsid w:val="00B3289A"/>
    <w:rsid w:val="00B33118"/>
    <w:rsid w:val="00B347C8"/>
    <w:rsid w:val="00B348A5"/>
    <w:rsid w:val="00B35428"/>
    <w:rsid w:val="00B35995"/>
    <w:rsid w:val="00B369E2"/>
    <w:rsid w:val="00B36C0E"/>
    <w:rsid w:val="00B37541"/>
    <w:rsid w:val="00B37D7F"/>
    <w:rsid w:val="00B40816"/>
    <w:rsid w:val="00B41489"/>
    <w:rsid w:val="00B421C0"/>
    <w:rsid w:val="00B42A3D"/>
    <w:rsid w:val="00B42C0C"/>
    <w:rsid w:val="00B43132"/>
    <w:rsid w:val="00B44076"/>
    <w:rsid w:val="00B44A76"/>
    <w:rsid w:val="00B44B2A"/>
    <w:rsid w:val="00B4500E"/>
    <w:rsid w:val="00B459FD"/>
    <w:rsid w:val="00B469C2"/>
    <w:rsid w:val="00B5092B"/>
    <w:rsid w:val="00B50D19"/>
    <w:rsid w:val="00B541B2"/>
    <w:rsid w:val="00B5527D"/>
    <w:rsid w:val="00B556F1"/>
    <w:rsid w:val="00B56A48"/>
    <w:rsid w:val="00B60BF6"/>
    <w:rsid w:val="00B6180D"/>
    <w:rsid w:val="00B62F45"/>
    <w:rsid w:val="00B63665"/>
    <w:rsid w:val="00B637E9"/>
    <w:rsid w:val="00B63A59"/>
    <w:rsid w:val="00B63CC0"/>
    <w:rsid w:val="00B6449A"/>
    <w:rsid w:val="00B64D74"/>
    <w:rsid w:val="00B65476"/>
    <w:rsid w:val="00B658D5"/>
    <w:rsid w:val="00B66115"/>
    <w:rsid w:val="00B66231"/>
    <w:rsid w:val="00B6761F"/>
    <w:rsid w:val="00B704E1"/>
    <w:rsid w:val="00B709F0"/>
    <w:rsid w:val="00B70DEC"/>
    <w:rsid w:val="00B715D5"/>
    <w:rsid w:val="00B7266A"/>
    <w:rsid w:val="00B729C9"/>
    <w:rsid w:val="00B72E10"/>
    <w:rsid w:val="00B73704"/>
    <w:rsid w:val="00B75D77"/>
    <w:rsid w:val="00B75E03"/>
    <w:rsid w:val="00B768AD"/>
    <w:rsid w:val="00B768D1"/>
    <w:rsid w:val="00B770F1"/>
    <w:rsid w:val="00B772BF"/>
    <w:rsid w:val="00B77536"/>
    <w:rsid w:val="00B80F92"/>
    <w:rsid w:val="00B824C6"/>
    <w:rsid w:val="00B844C5"/>
    <w:rsid w:val="00B84DEE"/>
    <w:rsid w:val="00B8748E"/>
    <w:rsid w:val="00B91F1A"/>
    <w:rsid w:val="00B93583"/>
    <w:rsid w:val="00B93B05"/>
    <w:rsid w:val="00B93E75"/>
    <w:rsid w:val="00B943DC"/>
    <w:rsid w:val="00B96494"/>
    <w:rsid w:val="00BA1025"/>
    <w:rsid w:val="00BA14FC"/>
    <w:rsid w:val="00BA1660"/>
    <w:rsid w:val="00BA25E0"/>
    <w:rsid w:val="00BA28A2"/>
    <w:rsid w:val="00BA29DF"/>
    <w:rsid w:val="00BA5065"/>
    <w:rsid w:val="00BA69A9"/>
    <w:rsid w:val="00BA704B"/>
    <w:rsid w:val="00BA78E3"/>
    <w:rsid w:val="00BA7E30"/>
    <w:rsid w:val="00BB08E7"/>
    <w:rsid w:val="00BB25F1"/>
    <w:rsid w:val="00BB3427"/>
    <w:rsid w:val="00BB34D3"/>
    <w:rsid w:val="00BB3CD2"/>
    <w:rsid w:val="00BB42E3"/>
    <w:rsid w:val="00BB5088"/>
    <w:rsid w:val="00BB5331"/>
    <w:rsid w:val="00BB55C0"/>
    <w:rsid w:val="00BB6AB1"/>
    <w:rsid w:val="00BB7F0E"/>
    <w:rsid w:val="00BC0A82"/>
    <w:rsid w:val="00BC11AD"/>
    <w:rsid w:val="00BC16BA"/>
    <w:rsid w:val="00BC2C98"/>
    <w:rsid w:val="00BC3420"/>
    <w:rsid w:val="00BC476D"/>
    <w:rsid w:val="00BC535A"/>
    <w:rsid w:val="00BC682D"/>
    <w:rsid w:val="00BC6B8B"/>
    <w:rsid w:val="00BD1A12"/>
    <w:rsid w:val="00BD3AB1"/>
    <w:rsid w:val="00BD3BCE"/>
    <w:rsid w:val="00BD3EDC"/>
    <w:rsid w:val="00BD578D"/>
    <w:rsid w:val="00BD670B"/>
    <w:rsid w:val="00BD6784"/>
    <w:rsid w:val="00BD6954"/>
    <w:rsid w:val="00BD6C09"/>
    <w:rsid w:val="00BE04C7"/>
    <w:rsid w:val="00BE096C"/>
    <w:rsid w:val="00BE1060"/>
    <w:rsid w:val="00BE2119"/>
    <w:rsid w:val="00BE286F"/>
    <w:rsid w:val="00BE28E6"/>
    <w:rsid w:val="00BE31E3"/>
    <w:rsid w:val="00BE4169"/>
    <w:rsid w:val="00BE6519"/>
    <w:rsid w:val="00BE6833"/>
    <w:rsid w:val="00BE7D3C"/>
    <w:rsid w:val="00BF0895"/>
    <w:rsid w:val="00BF0DE3"/>
    <w:rsid w:val="00BF12EB"/>
    <w:rsid w:val="00BF1B39"/>
    <w:rsid w:val="00BF2029"/>
    <w:rsid w:val="00BF2CCF"/>
    <w:rsid w:val="00BF4449"/>
    <w:rsid w:val="00BF478B"/>
    <w:rsid w:val="00BF5242"/>
    <w:rsid w:val="00BF5C70"/>
    <w:rsid w:val="00BF5FF6"/>
    <w:rsid w:val="00BF6A6C"/>
    <w:rsid w:val="00C0110F"/>
    <w:rsid w:val="00C0207F"/>
    <w:rsid w:val="00C031C4"/>
    <w:rsid w:val="00C03C37"/>
    <w:rsid w:val="00C04056"/>
    <w:rsid w:val="00C043E8"/>
    <w:rsid w:val="00C04B97"/>
    <w:rsid w:val="00C07D97"/>
    <w:rsid w:val="00C114FB"/>
    <w:rsid w:val="00C11617"/>
    <w:rsid w:val="00C12BA5"/>
    <w:rsid w:val="00C156CD"/>
    <w:rsid w:val="00C15F66"/>
    <w:rsid w:val="00C16017"/>
    <w:rsid w:val="00C16117"/>
    <w:rsid w:val="00C16350"/>
    <w:rsid w:val="00C1671B"/>
    <w:rsid w:val="00C17CFF"/>
    <w:rsid w:val="00C17D9D"/>
    <w:rsid w:val="00C20C04"/>
    <w:rsid w:val="00C21A0E"/>
    <w:rsid w:val="00C24A8B"/>
    <w:rsid w:val="00C24CF3"/>
    <w:rsid w:val="00C260F6"/>
    <w:rsid w:val="00C26C39"/>
    <w:rsid w:val="00C26DF1"/>
    <w:rsid w:val="00C304AD"/>
    <w:rsid w:val="00C3075A"/>
    <w:rsid w:val="00C34442"/>
    <w:rsid w:val="00C3445E"/>
    <w:rsid w:val="00C34524"/>
    <w:rsid w:val="00C374BE"/>
    <w:rsid w:val="00C3796B"/>
    <w:rsid w:val="00C43E18"/>
    <w:rsid w:val="00C440CE"/>
    <w:rsid w:val="00C4456F"/>
    <w:rsid w:val="00C4525F"/>
    <w:rsid w:val="00C46BE1"/>
    <w:rsid w:val="00C4701D"/>
    <w:rsid w:val="00C50727"/>
    <w:rsid w:val="00C50CF1"/>
    <w:rsid w:val="00C51673"/>
    <w:rsid w:val="00C53589"/>
    <w:rsid w:val="00C53F3E"/>
    <w:rsid w:val="00C544C8"/>
    <w:rsid w:val="00C54AFC"/>
    <w:rsid w:val="00C568A1"/>
    <w:rsid w:val="00C56D46"/>
    <w:rsid w:val="00C57016"/>
    <w:rsid w:val="00C602D5"/>
    <w:rsid w:val="00C62388"/>
    <w:rsid w:val="00C633C6"/>
    <w:rsid w:val="00C63715"/>
    <w:rsid w:val="00C639DE"/>
    <w:rsid w:val="00C64279"/>
    <w:rsid w:val="00C64F76"/>
    <w:rsid w:val="00C65E51"/>
    <w:rsid w:val="00C66A85"/>
    <w:rsid w:val="00C7053B"/>
    <w:rsid w:val="00C70FF1"/>
    <w:rsid w:val="00C719E5"/>
    <w:rsid w:val="00C722CA"/>
    <w:rsid w:val="00C73BA5"/>
    <w:rsid w:val="00C74430"/>
    <w:rsid w:val="00C75146"/>
    <w:rsid w:val="00C75EBD"/>
    <w:rsid w:val="00C7727B"/>
    <w:rsid w:val="00C7734D"/>
    <w:rsid w:val="00C806FE"/>
    <w:rsid w:val="00C80D75"/>
    <w:rsid w:val="00C81147"/>
    <w:rsid w:val="00C82086"/>
    <w:rsid w:val="00C82410"/>
    <w:rsid w:val="00C8326F"/>
    <w:rsid w:val="00C842B7"/>
    <w:rsid w:val="00C8474B"/>
    <w:rsid w:val="00C8518F"/>
    <w:rsid w:val="00C85CA8"/>
    <w:rsid w:val="00C87CBE"/>
    <w:rsid w:val="00C91854"/>
    <w:rsid w:val="00C91891"/>
    <w:rsid w:val="00C919A4"/>
    <w:rsid w:val="00C91DFC"/>
    <w:rsid w:val="00C92E46"/>
    <w:rsid w:val="00C9307C"/>
    <w:rsid w:val="00C93C5A"/>
    <w:rsid w:val="00C95653"/>
    <w:rsid w:val="00C956D6"/>
    <w:rsid w:val="00C95A6D"/>
    <w:rsid w:val="00C95DD5"/>
    <w:rsid w:val="00C965C1"/>
    <w:rsid w:val="00C9660F"/>
    <w:rsid w:val="00C96CED"/>
    <w:rsid w:val="00C970FB"/>
    <w:rsid w:val="00C97B76"/>
    <w:rsid w:val="00CA131C"/>
    <w:rsid w:val="00CA2164"/>
    <w:rsid w:val="00CA2FA6"/>
    <w:rsid w:val="00CA3A74"/>
    <w:rsid w:val="00CA4392"/>
    <w:rsid w:val="00CA459F"/>
    <w:rsid w:val="00CA5764"/>
    <w:rsid w:val="00CA614B"/>
    <w:rsid w:val="00CA62A1"/>
    <w:rsid w:val="00CA6932"/>
    <w:rsid w:val="00CA718E"/>
    <w:rsid w:val="00CA7C0A"/>
    <w:rsid w:val="00CB0207"/>
    <w:rsid w:val="00CB1E97"/>
    <w:rsid w:val="00CB22C4"/>
    <w:rsid w:val="00CB2601"/>
    <w:rsid w:val="00CB288E"/>
    <w:rsid w:val="00CB453E"/>
    <w:rsid w:val="00CB459E"/>
    <w:rsid w:val="00CB4639"/>
    <w:rsid w:val="00CB54BB"/>
    <w:rsid w:val="00CB6423"/>
    <w:rsid w:val="00CB690E"/>
    <w:rsid w:val="00CB77A2"/>
    <w:rsid w:val="00CB7DBF"/>
    <w:rsid w:val="00CC048E"/>
    <w:rsid w:val="00CC0797"/>
    <w:rsid w:val="00CC0C46"/>
    <w:rsid w:val="00CC119B"/>
    <w:rsid w:val="00CC3198"/>
    <w:rsid w:val="00CC386E"/>
    <w:rsid w:val="00CC393F"/>
    <w:rsid w:val="00CC4BB5"/>
    <w:rsid w:val="00CC508C"/>
    <w:rsid w:val="00CC50E3"/>
    <w:rsid w:val="00CC7837"/>
    <w:rsid w:val="00CC79B6"/>
    <w:rsid w:val="00CD2A7A"/>
    <w:rsid w:val="00CD4EDD"/>
    <w:rsid w:val="00CD6085"/>
    <w:rsid w:val="00CD74A7"/>
    <w:rsid w:val="00CE0997"/>
    <w:rsid w:val="00CE2CB5"/>
    <w:rsid w:val="00CE2ED0"/>
    <w:rsid w:val="00CE33F5"/>
    <w:rsid w:val="00CE3CE4"/>
    <w:rsid w:val="00CE47B2"/>
    <w:rsid w:val="00CE5DB7"/>
    <w:rsid w:val="00CE6E6A"/>
    <w:rsid w:val="00CE70D5"/>
    <w:rsid w:val="00CE7698"/>
    <w:rsid w:val="00CE7923"/>
    <w:rsid w:val="00CF151D"/>
    <w:rsid w:val="00CF1A08"/>
    <w:rsid w:val="00CF1C7E"/>
    <w:rsid w:val="00CF3868"/>
    <w:rsid w:val="00CF39D7"/>
    <w:rsid w:val="00CF3C91"/>
    <w:rsid w:val="00CF5443"/>
    <w:rsid w:val="00CF7972"/>
    <w:rsid w:val="00D00B42"/>
    <w:rsid w:val="00D0189E"/>
    <w:rsid w:val="00D02C07"/>
    <w:rsid w:val="00D02F12"/>
    <w:rsid w:val="00D032E1"/>
    <w:rsid w:val="00D037A1"/>
    <w:rsid w:val="00D042B8"/>
    <w:rsid w:val="00D0482A"/>
    <w:rsid w:val="00D04CF6"/>
    <w:rsid w:val="00D05746"/>
    <w:rsid w:val="00D0653F"/>
    <w:rsid w:val="00D078D1"/>
    <w:rsid w:val="00D07920"/>
    <w:rsid w:val="00D07DBC"/>
    <w:rsid w:val="00D11252"/>
    <w:rsid w:val="00D11B0E"/>
    <w:rsid w:val="00D12568"/>
    <w:rsid w:val="00D13016"/>
    <w:rsid w:val="00D14ABE"/>
    <w:rsid w:val="00D14CEA"/>
    <w:rsid w:val="00D155AD"/>
    <w:rsid w:val="00D16935"/>
    <w:rsid w:val="00D17A9C"/>
    <w:rsid w:val="00D20F8A"/>
    <w:rsid w:val="00D2127D"/>
    <w:rsid w:val="00D214E9"/>
    <w:rsid w:val="00D2176E"/>
    <w:rsid w:val="00D22101"/>
    <w:rsid w:val="00D23FBE"/>
    <w:rsid w:val="00D2406D"/>
    <w:rsid w:val="00D24813"/>
    <w:rsid w:val="00D25755"/>
    <w:rsid w:val="00D25918"/>
    <w:rsid w:val="00D27BA6"/>
    <w:rsid w:val="00D30115"/>
    <w:rsid w:val="00D3029B"/>
    <w:rsid w:val="00D309A2"/>
    <w:rsid w:val="00D32BC0"/>
    <w:rsid w:val="00D34D3D"/>
    <w:rsid w:val="00D365E7"/>
    <w:rsid w:val="00D37504"/>
    <w:rsid w:val="00D4064F"/>
    <w:rsid w:val="00D40C7F"/>
    <w:rsid w:val="00D41073"/>
    <w:rsid w:val="00D43B69"/>
    <w:rsid w:val="00D446D5"/>
    <w:rsid w:val="00D44710"/>
    <w:rsid w:val="00D44D12"/>
    <w:rsid w:val="00D450C9"/>
    <w:rsid w:val="00D466F3"/>
    <w:rsid w:val="00D46DCA"/>
    <w:rsid w:val="00D47FD1"/>
    <w:rsid w:val="00D50C6F"/>
    <w:rsid w:val="00D51CFA"/>
    <w:rsid w:val="00D51EB3"/>
    <w:rsid w:val="00D52727"/>
    <w:rsid w:val="00D52FB8"/>
    <w:rsid w:val="00D53E86"/>
    <w:rsid w:val="00D6002B"/>
    <w:rsid w:val="00D6120B"/>
    <w:rsid w:val="00D615E2"/>
    <w:rsid w:val="00D61B87"/>
    <w:rsid w:val="00D62B47"/>
    <w:rsid w:val="00D632BE"/>
    <w:rsid w:val="00D6415E"/>
    <w:rsid w:val="00D64179"/>
    <w:rsid w:val="00D653AD"/>
    <w:rsid w:val="00D6568B"/>
    <w:rsid w:val="00D70956"/>
    <w:rsid w:val="00D70FA3"/>
    <w:rsid w:val="00D719F2"/>
    <w:rsid w:val="00D72D06"/>
    <w:rsid w:val="00D72D51"/>
    <w:rsid w:val="00D734AF"/>
    <w:rsid w:val="00D737D1"/>
    <w:rsid w:val="00D738E1"/>
    <w:rsid w:val="00D74079"/>
    <w:rsid w:val="00D740F6"/>
    <w:rsid w:val="00D745CB"/>
    <w:rsid w:val="00D7522C"/>
    <w:rsid w:val="00D7536F"/>
    <w:rsid w:val="00D76501"/>
    <w:rsid w:val="00D76668"/>
    <w:rsid w:val="00D76E9C"/>
    <w:rsid w:val="00D7721E"/>
    <w:rsid w:val="00D800EB"/>
    <w:rsid w:val="00D80AA9"/>
    <w:rsid w:val="00D82D9C"/>
    <w:rsid w:val="00D830AF"/>
    <w:rsid w:val="00D84139"/>
    <w:rsid w:val="00D84746"/>
    <w:rsid w:val="00D8792C"/>
    <w:rsid w:val="00D87F57"/>
    <w:rsid w:val="00D9110F"/>
    <w:rsid w:val="00D91232"/>
    <w:rsid w:val="00D9317F"/>
    <w:rsid w:val="00D956AB"/>
    <w:rsid w:val="00D95DC5"/>
    <w:rsid w:val="00D961EB"/>
    <w:rsid w:val="00D96A55"/>
    <w:rsid w:val="00D976D8"/>
    <w:rsid w:val="00DA0349"/>
    <w:rsid w:val="00DA0497"/>
    <w:rsid w:val="00DA1785"/>
    <w:rsid w:val="00DA298B"/>
    <w:rsid w:val="00DA34D4"/>
    <w:rsid w:val="00DA7ED8"/>
    <w:rsid w:val="00DB43CE"/>
    <w:rsid w:val="00DB49FC"/>
    <w:rsid w:val="00DB518A"/>
    <w:rsid w:val="00DB55A7"/>
    <w:rsid w:val="00DB5AC4"/>
    <w:rsid w:val="00DB78B1"/>
    <w:rsid w:val="00DC040E"/>
    <w:rsid w:val="00DC187A"/>
    <w:rsid w:val="00DC1884"/>
    <w:rsid w:val="00DC309D"/>
    <w:rsid w:val="00DC31C4"/>
    <w:rsid w:val="00DC3206"/>
    <w:rsid w:val="00DC3F9B"/>
    <w:rsid w:val="00DC4744"/>
    <w:rsid w:val="00DC48B5"/>
    <w:rsid w:val="00DC4F56"/>
    <w:rsid w:val="00DC6B20"/>
    <w:rsid w:val="00DC78E6"/>
    <w:rsid w:val="00DD2A7C"/>
    <w:rsid w:val="00DD43CE"/>
    <w:rsid w:val="00DD4CB3"/>
    <w:rsid w:val="00DD51A9"/>
    <w:rsid w:val="00DD65A9"/>
    <w:rsid w:val="00DD68EA"/>
    <w:rsid w:val="00DE0FD8"/>
    <w:rsid w:val="00DE5897"/>
    <w:rsid w:val="00DE5AC6"/>
    <w:rsid w:val="00DE5C2B"/>
    <w:rsid w:val="00DE5E13"/>
    <w:rsid w:val="00DE5F68"/>
    <w:rsid w:val="00DE6B9C"/>
    <w:rsid w:val="00DE7546"/>
    <w:rsid w:val="00DE76B1"/>
    <w:rsid w:val="00DE7745"/>
    <w:rsid w:val="00DF0A4E"/>
    <w:rsid w:val="00DF1098"/>
    <w:rsid w:val="00DF16DA"/>
    <w:rsid w:val="00DF1D80"/>
    <w:rsid w:val="00DF21BF"/>
    <w:rsid w:val="00DF2FE9"/>
    <w:rsid w:val="00DF31EA"/>
    <w:rsid w:val="00DF3445"/>
    <w:rsid w:val="00DF36E4"/>
    <w:rsid w:val="00DF3DB0"/>
    <w:rsid w:val="00DF3E25"/>
    <w:rsid w:val="00DF4084"/>
    <w:rsid w:val="00DF4888"/>
    <w:rsid w:val="00DF64AC"/>
    <w:rsid w:val="00DF6921"/>
    <w:rsid w:val="00DF704E"/>
    <w:rsid w:val="00DF7891"/>
    <w:rsid w:val="00E01219"/>
    <w:rsid w:val="00E018D0"/>
    <w:rsid w:val="00E01EB5"/>
    <w:rsid w:val="00E02607"/>
    <w:rsid w:val="00E03787"/>
    <w:rsid w:val="00E03AD1"/>
    <w:rsid w:val="00E0610E"/>
    <w:rsid w:val="00E0724D"/>
    <w:rsid w:val="00E072E9"/>
    <w:rsid w:val="00E07368"/>
    <w:rsid w:val="00E07383"/>
    <w:rsid w:val="00E0744A"/>
    <w:rsid w:val="00E11047"/>
    <w:rsid w:val="00E1160D"/>
    <w:rsid w:val="00E1265E"/>
    <w:rsid w:val="00E12FAC"/>
    <w:rsid w:val="00E13EF1"/>
    <w:rsid w:val="00E1496C"/>
    <w:rsid w:val="00E14D06"/>
    <w:rsid w:val="00E16510"/>
    <w:rsid w:val="00E165BC"/>
    <w:rsid w:val="00E16F50"/>
    <w:rsid w:val="00E20F10"/>
    <w:rsid w:val="00E21284"/>
    <w:rsid w:val="00E221D8"/>
    <w:rsid w:val="00E223B5"/>
    <w:rsid w:val="00E225D4"/>
    <w:rsid w:val="00E232D5"/>
    <w:rsid w:val="00E240A4"/>
    <w:rsid w:val="00E24421"/>
    <w:rsid w:val="00E262C3"/>
    <w:rsid w:val="00E26B2C"/>
    <w:rsid w:val="00E270D7"/>
    <w:rsid w:val="00E273FB"/>
    <w:rsid w:val="00E27677"/>
    <w:rsid w:val="00E30DB7"/>
    <w:rsid w:val="00E32A7A"/>
    <w:rsid w:val="00E342B4"/>
    <w:rsid w:val="00E34BC6"/>
    <w:rsid w:val="00E35495"/>
    <w:rsid w:val="00E35810"/>
    <w:rsid w:val="00E36CD5"/>
    <w:rsid w:val="00E43435"/>
    <w:rsid w:val="00E447D6"/>
    <w:rsid w:val="00E447F4"/>
    <w:rsid w:val="00E449AB"/>
    <w:rsid w:val="00E4677F"/>
    <w:rsid w:val="00E46A9F"/>
    <w:rsid w:val="00E46EDC"/>
    <w:rsid w:val="00E47F51"/>
    <w:rsid w:val="00E50151"/>
    <w:rsid w:val="00E51A7D"/>
    <w:rsid w:val="00E530E2"/>
    <w:rsid w:val="00E53C4A"/>
    <w:rsid w:val="00E53D7B"/>
    <w:rsid w:val="00E542CA"/>
    <w:rsid w:val="00E5534C"/>
    <w:rsid w:val="00E56596"/>
    <w:rsid w:val="00E57431"/>
    <w:rsid w:val="00E576DC"/>
    <w:rsid w:val="00E60388"/>
    <w:rsid w:val="00E60DED"/>
    <w:rsid w:val="00E61E12"/>
    <w:rsid w:val="00E61F82"/>
    <w:rsid w:val="00E6262B"/>
    <w:rsid w:val="00E62E23"/>
    <w:rsid w:val="00E654A9"/>
    <w:rsid w:val="00E6556E"/>
    <w:rsid w:val="00E673AC"/>
    <w:rsid w:val="00E7044A"/>
    <w:rsid w:val="00E71D59"/>
    <w:rsid w:val="00E71E0A"/>
    <w:rsid w:val="00E71EE4"/>
    <w:rsid w:val="00E72644"/>
    <w:rsid w:val="00E727FD"/>
    <w:rsid w:val="00E72C5B"/>
    <w:rsid w:val="00E747CE"/>
    <w:rsid w:val="00E74D09"/>
    <w:rsid w:val="00E7523F"/>
    <w:rsid w:val="00E7596C"/>
    <w:rsid w:val="00E76054"/>
    <w:rsid w:val="00E7740A"/>
    <w:rsid w:val="00E774FA"/>
    <w:rsid w:val="00E77BB0"/>
    <w:rsid w:val="00E80BC5"/>
    <w:rsid w:val="00E831F1"/>
    <w:rsid w:val="00E83636"/>
    <w:rsid w:val="00E84D17"/>
    <w:rsid w:val="00E8519C"/>
    <w:rsid w:val="00E85F2C"/>
    <w:rsid w:val="00E8652F"/>
    <w:rsid w:val="00E86D51"/>
    <w:rsid w:val="00E87658"/>
    <w:rsid w:val="00E878F2"/>
    <w:rsid w:val="00E87C1B"/>
    <w:rsid w:val="00E87CE6"/>
    <w:rsid w:val="00E930D2"/>
    <w:rsid w:val="00E94B78"/>
    <w:rsid w:val="00E950E2"/>
    <w:rsid w:val="00E955A1"/>
    <w:rsid w:val="00E95D9C"/>
    <w:rsid w:val="00EA0054"/>
    <w:rsid w:val="00EA02EB"/>
    <w:rsid w:val="00EA0FAA"/>
    <w:rsid w:val="00EA16AC"/>
    <w:rsid w:val="00EA1A7C"/>
    <w:rsid w:val="00EA3D47"/>
    <w:rsid w:val="00EA5A24"/>
    <w:rsid w:val="00EA6934"/>
    <w:rsid w:val="00EA6995"/>
    <w:rsid w:val="00EA75CD"/>
    <w:rsid w:val="00EA7CE2"/>
    <w:rsid w:val="00EB174B"/>
    <w:rsid w:val="00EB19C6"/>
    <w:rsid w:val="00EB38F6"/>
    <w:rsid w:val="00EB3EFF"/>
    <w:rsid w:val="00EB4359"/>
    <w:rsid w:val="00EB5400"/>
    <w:rsid w:val="00EB63EB"/>
    <w:rsid w:val="00EC0B5A"/>
    <w:rsid w:val="00EC2C83"/>
    <w:rsid w:val="00EC2F7E"/>
    <w:rsid w:val="00EC330A"/>
    <w:rsid w:val="00EC3DE0"/>
    <w:rsid w:val="00EC4961"/>
    <w:rsid w:val="00EC5683"/>
    <w:rsid w:val="00EC5EF6"/>
    <w:rsid w:val="00EC723F"/>
    <w:rsid w:val="00EC72AF"/>
    <w:rsid w:val="00EC7A1F"/>
    <w:rsid w:val="00EC7CD6"/>
    <w:rsid w:val="00ED0149"/>
    <w:rsid w:val="00ED0F1D"/>
    <w:rsid w:val="00ED2216"/>
    <w:rsid w:val="00ED244C"/>
    <w:rsid w:val="00ED2593"/>
    <w:rsid w:val="00ED54F3"/>
    <w:rsid w:val="00ED6148"/>
    <w:rsid w:val="00ED6359"/>
    <w:rsid w:val="00ED668F"/>
    <w:rsid w:val="00ED6A05"/>
    <w:rsid w:val="00ED73EC"/>
    <w:rsid w:val="00ED7F31"/>
    <w:rsid w:val="00ED7FCF"/>
    <w:rsid w:val="00ED7FD3"/>
    <w:rsid w:val="00EE0D2C"/>
    <w:rsid w:val="00EE160E"/>
    <w:rsid w:val="00EE193C"/>
    <w:rsid w:val="00EE1BCD"/>
    <w:rsid w:val="00EE3939"/>
    <w:rsid w:val="00EE5797"/>
    <w:rsid w:val="00EE7A04"/>
    <w:rsid w:val="00EF0DD3"/>
    <w:rsid w:val="00EF1294"/>
    <w:rsid w:val="00EF19BF"/>
    <w:rsid w:val="00EF3E22"/>
    <w:rsid w:val="00EF3F1B"/>
    <w:rsid w:val="00EF79AF"/>
    <w:rsid w:val="00EF7DE3"/>
    <w:rsid w:val="00F00607"/>
    <w:rsid w:val="00F01524"/>
    <w:rsid w:val="00F03103"/>
    <w:rsid w:val="00F03815"/>
    <w:rsid w:val="00F040F1"/>
    <w:rsid w:val="00F052E2"/>
    <w:rsid w:val="00F053FF"/>
    <w:rsid w:val="00F05E6A"/>
    <w:rsid w:val="00F06B28"/>
    <w:rsid w:val="00F06EB2"/>
    <w:rsid w:val="00F11C93"/>
    <w:rsid w:val="00F12A33"/>
    <w:rsid w:val="00F1394A"/>
    <w:rsid w:val="00F1443D"/>
    <w:rsid w:val="00F14CEB"/>
    <w:rsid w:val="00F168E8"/>
    <w:rsid w:val="00F16C20"/>
    <w:rsid w:val="00F17568"/>
    <w:rsid w:val="00F17C78"/>
    <w:rsid w:val="00F21DBC"/>
    <w:rsid w:val="00F2294F"/>
    <w:rsid w:val="00F22A56"/>
    <w:rsid w:val="00F22B69"/>
    <w:rsid w:val="00F23742"/>
    <w:rsid w:val="00F246CC"/>
    <w:rsid w:val="00F25ABA"/>
    <w:rsid w:val="00F25C5E"/>
    <w:rsid w:val="00F26D7A"/>
    <w:rsid w:val="00F271DE"/>
    <w:rsid w:val="00F2733B"/>
    <w:rsid w:val="00F27F1C"/>
    <w:rsid w:val="00F3020C"/>
    <w:rsid w:val="00F3038E"/>
    <w:rsid w:val="00F30873"/>
    <w:rsid w:val="00F33561"/>
    <w:rsid w:val="00F337B3"/>
    <w:rsid w:val="00F33F57"/>
    <w:rsid w:val="00F34319"/>
    <w:rsid w:val="00F3507C"/>
    <w:rsid w:val="00F35C60"/>
    <w:rsid w:val="00F3643F"/>
    <w:rsid w:val="00F36680"/>
    <w:rsid w:val="00F36CA9"/>
    <w:rsid w:val="00F37BD5"/>
    <w:rsid w:val="00F406EB"/>
    <w:rsid w:val="00F40CB3"/>
    <w:rsid w:val="00F41608"/>
    <w:rsid w:val="00F42360"/>
    <w:rsid w:val="00F42A85"/>
    <w:rsid w:val="00F43032"/>
    <w:rsid w:val="00F445FE"/>
    <w:rsid w:val="00F447D3"/>
    <w:rsid w:val="00F44FFE"/>
    <w:rsid w:val="00F450B6"/>
    <w:rsid w:val="00F4593F"/>
    <w:rsid w:val="00F46993"/>
    <w:rsid w:val="00F46B7F"/>
    <w:rsid w:val="00F46BE0"/>
    <w:rsid w:val="00F46C56"/>
    <w:rsid w:val="00F5080F"/>
    <w:rsid w:val="00F50E71"/>
    <w:rsid w:val="00F52592"/>
    <w:rsid w:val="00F5361A"/>
    <w:rsid w:val="00F54EEE"/>
    <w:rsid w:val="00F5667C"/>
    <w:rsid w:val="00F57CB2"/>
    <w:rsid w:val="00F57EDE"/>
    <w:rsid w:val="00F6156C"/>
    <w:rsid w:val="00F620D2"/>
    <w:rsid w:val="00F627DA"/>
    <w:rsid w:val="00F628FD"/>
    <w:rsid w:val="00F630BC"/>
    <w:rsid w:val="00F64234"/>
    <w:rsid w:val="00F64A3E"/>
    <w:rsid w:val="00F64CF8"/>
    <w:rsid w:val="00F64E6A"/>
    <w:rsid w:val="00F65BFF"/>
    <w:rsid w:val="00F65CA6"/>
    <w:rsid w:val="00F65D5A"/>
    <w:rsid w:val="00F66009"/>
    <w:rsid w:val="00F66039"/>
    <w:rsid w:val="00F66126"/>
    <w:rsid w:val="00F66188"/>
    <w:rsid w:val="00F6658E"/>
    <w:rsid w:val="00F66C88"/>
    <w:rsid w:val="00F67482"/>
    <w:rsid w:val="00F67892"/>
    <w:rsid w:val="00F67F13"/>
    <w:rsid w:val="00F70106"/>
    <w:rsid w:val="00F70999"/>
    <w:rsid w:val="00F7288F"/>
    <w:rsid w:val="00F72F9F"/>
    <w:rsid w:val="00F72FB9"/>
    <w:rsid w:val="00F73C63"/>
    <w:rsid w:val="00F74055"/>
    <w:rsid w:val="00F74175"/>
    <w:rsid w:val="00F74C4E"/>
    <w:rsid w:val="00F813AF"/>
    <w:rsid w:val="00F815EF"/>
    <w:rsid w:val="00F82990"/>
    <w:rsid w:val="00F832CD"/>
    <w:rsid w:val="00F846AA"/>
    <w:rsid w:val="00F847A6"/>
    <w:rsid w:val="00F84FBF"/>
    <w:rsid w:val="00F85E79"/>
    <w:rsid w:val="00F86AC7"/>
    <w:rsid w:val="00F86C2F"/>
    <w:rsid w:val="00F8795D"/>
    <w:rsid w:val="00F90C5E"/>
    <w:rsid w:val="00F9441B"/>
    <w:rsid w:val="00F96937"/>
    <w:rsid w:val="00FA0DA8"/>
    <w:rsid w:val="00FA1121"/>
    <w:rsid w:val="00FA2EB6"/>
    <w:rsid w:val="00FA34A2"/>
    <w:rsid w:val="00FA3B01"/>
    <w:rsid w:val="00FA432B"/>
    <w:rsid w:val="00FA4975"/>
    <w:rsid w:val="00FA4C32"/>
    <w:rsid w:val="00FA4E1D"/>
    <w:rsid w:val="00FA5FE2"/>
    <w:rsid w:val="00FA6A2B"/>
    <w:rsid w:val="00FB03D8"/>
    <w:rsid w:val="00FB264B"/>
    <w:rsid w:val="00FB270C"/>
    <w:rsid w:val="00FB2C0C"/>
    <w:rsid w:val="00FB5A82"/>
    <w:rsid w:val="00FB70E7"/>
    <w:rsid w:val="00FB7472"/>
    <w:rsid w:val="00FC002F"/>
    <w:rsid w:val="00FC05E0"/>
    <w:rsid w:val="00FC21A8"/>
    <w:rsid w:val="00FC2AA5"/>
    <w:rsid w:val="00FC3125"/>
    <w:rsid w:val="00FC434C"/>
    <w:rsid w:val="00FC4789"/>
    <w:rsid w:val="00FC47B6"/>
    <w:rsid w:val="00FC5A35"/>
    <w:rsid w:val="00FC6B9C"/>
    <w:rsid w:val="00FC79D6"/>
    <w:rsid w:val="00FD0052"/>
    <w:rsid w:val="00FD0BAB"/>
    <w:rsid w:val="00FD0F32"/>
    <w:rsid w:val="00FD1130"/>
    <w:rsid w:val="00FD1C3C"/>
    <w:rsid w:val="00FD3316"/>
    <w:rsid w:val="00FD3B2B"/>
    <w:rsid w:val="00FD63BE"/>
    <w:rsid w:val="00FE3576"/>
    <w:rsid w:val="00FE4604"/>
    <w:rsid w:val="00FE619A"/>
    <w:rsid w:val="00FE67AC"/>
    <w:rsid w:val="00FE68F7"/>
    <w:rsid w:val="00FE7114"/>
    <w:rsid w:val="00FE79C9"/>
    <w:rsid w:val="00FEE681"/>
    <w:rsid w:val="00FF0548"/>
    <w:rsid w:val="00FF2ABC"/>
    <w:rsid w:val="00FF3BF9"/>
    <w:rsid w:val="00FF4CC6"/>
    <w:rsid w:val="00FF5351"/>
    <w:rsid w:val="00FF6D87"/>
    <w:rsid w:val="00FF6F5C"/>
    <w:rsid w:val="015ECB3A"/>
    <w:rsid w:val="0165B3AE"/>
    <w:rsid w:val="01689224"/>
    <w:rsid w:val="030DB20A"/>
    <w:rsid w:val="035FA5B8"/>
    <w:rsid w:val="036D47E5"/>
    <w:rsid w:val="0377A91D"/>
    <w:rsid w:val="03920A44"/>
    <w:rsid w:val="03DD885E"/>
    <w:rsid w:val="03DE5D3F"/>
    <w:rsid w:val="040B5AC1"/>
    <w:rsid w:val="0445A06A"/>
    <w:rsid w:val="04C8947D"/>
    <w:rsid w:val="04DACB73"/>
    <w:rsid w:val="04DD9892"/>
    <w:rsid w:val="05AFFAEF"/>
    <w:rsid w:val="05BB658A"/>
    <w:rsid w:val="05D81920"/>
    <w:rsid w:val="05DEADBE"/>
    <w:rsid w:val="06250F0A"/>
    <w:rsid w:val="062C8A90"/>
    <w:rsid w:val="063299DA"/>
    <w:rsid w:val="064A166A"/>
    <w:rsid w:val="06F67CB0"/>
    <w:rsid w:val="0785FCE1"/>
    <w:rsid w:val="07A644D3"/>
    <w:rsid w:val="0829D7CC"/>
    <w:rsid w:val="08AECE72"/>
    <w:rsid w:val="08D5B84A"/>
    <w:rsid w:val="08EEA5F5"/>
    <w:rsid w:val="093CEC59"/>
    <w:rsid w:val="0942B137"/>
    <w:rsid w:val="09776D8E"/>
    <w:rsid w:val="099380A2"/>
    <w:rsid w:val="09C15305"/>
    <w:rsid w:val="0AEE5EFC"/>
    <w:rsid w:val="0B8DF5E6"/>
    <w:rsid w:val="0BA8221C"/>
    <w:rsid w:val="0BDE4FD8"/>
    <w:rsid w:val="0C1ECDA7"/>
    <w:rsid w:val="0C317D0E"/>
    <w:rsid w:val="0C3A8083"/>
    <w:rsid w:val="0C3AA8BC"/>
    <w:rsid w:val="0CC68E60"/>
    <w:rsid w:val="0D0B06AE"/>
    <w:rsid w:val="0D45729A"/>
    <w:rsid w:val="0D8833E2"/>
    <w:rsid w:val="0DE48CC6"/>
    <w:rsid w:val="0E461887"/>
    <w:rsid w:val="0EB997B6"/>
    <w:rsid w:val="0EFBC4A8"/>
    <w:rsid w:val="0F8912D9"/>
    <w:rsid w:val="0F9F4700"/>
    <w:rsid w:val="0FB17DF6"/>
    <w:rsid w:val="101627E5"/>
    <w:rsid w:val="102D2030"/>
    <w:rsid w:val="107A463D"/>
    <w:rsid w:val="10E9D20F"/>
    <w:rsid w:val="10EA7A11"/>
    <w:rsid w:val="1124E33A"/>
    <w:rsid w:val="1177EEF4"/>
    <w:rsid w:val="1195B475"/>
    <w:rsid w:val="11B2D6AD"/>
    <w:rsid w:val="11BE8412"/>
    <w:rsid w:val="122369D2"/>
    <w:rsid w:val="132BC35A"/>
    <w:rsid w:val="13CA1C16"/>
    <w:rsid w:val="14583BAF"/>
    <w:rsid w:val="14DEF5B0"/>
    <w:rsid w:val="14FB1A60"/>
    <w:rsid w:val="159496A0"/>
    <w:rsid w:val="15F68F17"/>
    <w:rsid w:val="15F6CAC1"/>
    <w:rsid w:val="16010B31"/>
    <w:rsid w:val="166C410C"/>
    <w:rsid w:val="16C7DC5C"/>
    <w:rsid w:val="17591393"/>
    <w:rsid w:val="1808116D"/>
    <w:rsid w:val="181C9BE0"/>
    <w:rsid w:val="18F2C49F"/>
    <w:rsid w:val="19BC73D5"/>
    <w:rsid w:val="19DB711F"/>
    <w:rsid w:val="19F23B9C"/>
    <w:rsid w:val="1AA3CE01"/>
    <w:rsid w:val="1ABA5CC8"/>
    <w:rsid w:val="1AF1EC9A"/>
    <w:rsid w:val="1B099B08"/>
    <w:rsid w:val="1B172A76"/>
    <w:rsid w:val="1B5AE91C"/>
    <w:rsid w:val="1B6A211D"/>
    <w:rsid w:val="1C00C142"/>
    <w:rsid w:val="1C09E254"/>
    <w:rsid w:val="1C240C6D"/>
    <w:rsid w:val="1C263F5A"/>
    <w:rsid w:val="1C2EF1BB"/>
    <w:rsid w:val="1C59DA8D"/>
    <w:rsid w:val="1D603745"/>
    <w:rsid w:val="1DA2DFA0"/>
    <w:rsid w:val="1DBC4566"/>
    <w:rsid w:val="1DFFDA94"/>
    <w:rsid w:val="1E65BF2D"/>
    <w:rsid w:val="1EDAE3A5"/>
    <w:rsid w:val="1EE2D030"/>
    <w:rsid w:val="1FA6BFA9"/>
    <w:rsid w:val="1FFA9F22"/>
    <w:rsid w:val="2026631C"/>
    <w:rsid w:val="202BC8CA"/>
    <w:rsid w:val="20A847BA"/>
    <w:rsid w:val="20F9A7A4"/>
    <w:rsid w:val="215CE4B8"/>
    <w:rsid w:val="21820AC4"/>
    <w:rsid w:val="220CC2A7"/>
    <w:rsid w:val="222AAFAA"/>
    <w:rsid w:val="22318CA5"/>
    <w:rsid w:val="22D41600"/>
    <w:rsid w:val="238B77F7"/>
    <w:rsid w:val="25747F84"/>
    <w:rsid w:val="25C331F9"/>
    <w:rsid w:val="26363702"/>
    <w:rsid w:val="26644A64"/>
    <w:rsid w:val="266496D0"/>
    <w:rsid w:val="26C5DFB6"/>
    <w:rsid w:val="26E4D7A2"/>
    <w:rsid w:val="272F329F"/>
    <w:rsid w:val="273407F4"/>
    <w:rsid w:val="275E0840"/>
    <w:rsid w:val="2789CB18"/>
    <w:rsid w:val="2791F62E"/>
    <w:rsid w:val="279CE0EA"/>
    <w:rsid w:val="282622BD"/>
    <w:rsid w:val="2883738D"/>
    <w:rsid w:val="291B760C"/>
    <w:rsid w:val="29B01631"/>
    <w:rsid w:val="29DBF083"/>
    <w:rsid w:val="2A2F3DC9"/>
    <w:rsid w:val="2A4DBCBB"/>
    <w:rsid w:val="2AA3BCAB"/>
    <w:rsid w:val="2B0DF4A8"/>
    <w:rsid w:val="2B609145"/>
    <w:rsid w:val="2B6A8121"/>
    <w:rsid w:val="2C005799"/>
    <w:rsid w:val="2C0BADB4"/>
    <w:rsid w:val="2CA13B3C"/>
    <w:rsid w:val="2CCF31CE"/>
    <w:rsid w:val="2CDE7467"/>
    <w:rsid w:val="2D00FD86"/>
    <w:rsid w:val="2D5A83A5"/>
    <w:rsid w:val="2E4B80DE"/>
    <w:rsid w:val="2E5961B6"/>
    <w:rsid w:val="2EB91377"/>
    <w:rsid w:val="2ED99209"/>
    <w:rsid w:val="2F04BC5C"/>
    <w:rsid w:val="2F244952"/>
    <w:rsid w:val="2F792570"/>
    <w:rsid w:val="3059AA57"/>
    <w:rsid w:val="31279BDE"/>
    <w:rsid w:val="31996CFC"/>
    <w:rsid w:val="31AC5D90"/>
    <w:rsid w:val="31F704F1"/>
    <w:rsid w:val="3207F7F0"/>
    <w:rsid w:val="32758C31"/>
    <w:rsid w:val="32C0ED86"/>
    <w:rsid w:val="32C36C3F"/>
    <w:rsid w:val="32DBCC12"/>
    <w:rsid w:val="335FECE1"/>
    <w:rsid w:val="33A62631"/>
    <w:rsid w:val="33AE12BC"/>
    <w:rsid w:val="3408F164"/>
    <w:rsid w:val="3462932D"/>
    <w:rsid w:val="34A5643E"/>
    <w:rsid w:val="3514965E"/>
    <w:rsid w:val="357F9773"/>
    <w:rsid w:val="35FE0BF6"/>
    <w:rsid w:val="3608FEB9"/>
    <w:rsid w:val="363AA8DA"/>
    <w:rsid w:val="36C08A76"/>
    <w:rsid w:val="374AC4F5"/>
    <w:rsid w:val="37F06146"/>
    <w:rsid w:val="37F26DBC"/>
    <w:rsid w:val="380577D4"/>
    <w:rsid w:val="383386AC"/>
    <w:rsid w:val="385DB835"/>
    <w:rsid w:val="388A31DA"/>
    <w:rsid w:val="38E03C62"/>
    <w:rsid w:val="393FDF61"/>
    <w:rsid w:val="3ACA793C"/>
    <w:rsid w:val="3AD2DEDA"/>
    <w:rsid w:val="3AD7CE2F"/>
    <w:rsid w:val="3AFB3FFC"/>
    <w:rsid w:val="3B154518"/>
    <w:rsid w:val="3B9E86EB"/>
    <w:rsid w:val="3BDA9530"/>
    <w:rsid w:val="3BF0A11E"/>
    <w:rsid w:val="3C6AB4EB"/>
    <w:rsid w:val="3CC09EA2"/>
    <w:rsid w:val="3CC3BB29"/>
    <w:rsid w:val="3CF07D48"/>
    <w:rsid w:val="3D0FB7AA"/>
    <w:rsid w:val="3D4451A3"/>
    <w:rsid w:val="3D73D602"/>
    <w:rsid w:val="3DFFC7B1"/>
    <w:rsid w:val="3E9CB5D3"/>
    <w:rsid w:val="3ED3A2E0"/>
    <w:rsid w:val="3F536EC1"/>
    <w:rsid w:val="3F785561"/>
    <w:rsid w:val="3F98A0FB"/>
    <w:rsid w:val="3FFEB261"/>
    <w:rsid w:val="400C2AC2"/>
    <w:rsid w:val="4044B6EC"/>
    <w:rsid w:val="406B54E0"/>
    <w:rsid w:val="406F2057"/>
    <w:rsid w:val="410C9DDE"/>
    <w:rsid w:val="41798210"/>
    <w:rsid w:val="4248116E"/>
    <w:rsid w:val="4261D048"/>
    <w:rsid w:val="42693C13"/>
    <w:rsid w:val="4271AA59"/>
    <w:rsid w:val="42A0E65B"/>
    <w:rsid w:val="42F8D5B0"/>
    <w:rsid w:val="435D7EC2"/>
    <w:rsid w:val="43CC7EB8"/>
    <w:rsid w:val="43E0F191"/>
    <w:rsid w:val="44B10034"/>
    <w:rsid w:val="454A9FEA"/>
    <w:rsid w:val="45DEAE3B"/>
    <w:rsid w:val="4627FD07"/>
    <w:rsid w:val="469BDF1E"/>
    <w:rsid w:val="46BFCBBD"/>
    <w:rsid w:val="4746C30A"/>
    <w:rsid w:val="4748D368"/>
    <w:rsid w:val="4758509B"/>
    <w:rsid w:val="478FA211"/>
    <w:rsid w:val="47B35BDF"/>
    <w:rsid w:val="47C16F88"/>
    <w:rsid w:val="47D4CAD6"/>
    <w:rsid w:val="47F7BA1D"/>
    <w:rsid w:val="480109A2"/>
    <w:rsid w:val="4873818E"/>
    <w:rsid w:val="488396DA"/>
    <w:rsid w:val="489BFCB2"/>
    <w:rsid w:val="489C085F"/>
    <w:rsid w:val="48CBBF8F"/>
    <w:rsid w:val="48CFEE6F"/>
    <w:rsid w:val="4933726E"/>
    <w:rsid w:val="49D51255"/>
    <w:rsid w:val="49D61A2E"/>
    <w:rsid w:val="4A245F69"/>
    <w:rsid w:val="4A2D4813"/>
    <w:rsid w:val="4AB01E47"/>
    <w:rsid w:val="4AB2DFD3"/>
    <w:rsid w:val="4AE4A3AD"/>
    <w:rsid w:val="4B308B08"/>
    <w:rsid w:val="4B903CF0"/>
    <w:rsid w:val="4C48B0B0"/>
    <w:rsid w:val="4C4F8356"/>
    <w:rsid w:val="4C6221AD"/>
    <w:rsid w:val="4D2B7FAD"/>
    <w:rsid w:val="4DD2FAC5"/>
    <w:rsid w:val="4DFFB77B"/>
    <w:rsid w:val="4E4E058F"/>
    <w:rsid w:val="4E4EF8D5"/>
    <w:rsid w:val="4E85E6B3"/>
    <w:rsid w:val="4EBB3662"/>
    <w:rsid w:val="4EE79C6C"/>
    <w:rsid w:val="4F0C3D29"/>
    <w:rsid w:val="4F434437"/>
    <w:rsid w:val="4F87D1ED"/>
    <w:rsid w:val="4FC8B1EE"/>
    <w:rsid w:val="503DE2EC"/>
    <w:rsid w:val="5051BBC6"/>
    <w:rsid w:val="50AB01C0"/>
    <w:rsid w:val="50B7E79B"/>
    <w:rsid w:val="50B7EE8E"/>
    <w:rsid w:val="50C19A8E"/>
    <w:rsid w:val="521CA8DE"/>
    <w:rsid w:val="522D81E9"/>
    <w:rsid w:val="5239CBC5"/>
    <w:rsid w:val="52C4B52E"/>
    <w:rsid w:val="53139C44"/>
    <w:rsid w:val="5369B811"/>
    <w:rsid w:val="53F0B74D"/>
    <w:rsid w:val="54634C95"/>
    <w:rsid w:val="54AA0B25"/>
    <w:rsid w:val="54C9EFFB"/>
    <w:rsid w:val="54D708A7"/>
    <w:rsid w:val="54E2EF82"/>
    <w:rsid w:val="55443B39"/>
    <w:rsid w:val="5571697A"/>
    <w:rsid w:val="558A9F41"/>
    <w:rsid w:val="5625DF63"/>
    <w:rsid w:val="56590D79"/>
    <w:rsid w:val="5660FDD7"/>
    <w:rsid w:val="5688735C"/>
    <w:rsid w:val="56D54839"/>
    <w:rsid w:val="5784E2C9"/>
    <w:rsid w:val="578E2FF3"/>
    <w:rsid w:val="578EF60E"/>
    <w:rsid w:val="57B99B00"/>
    <w:rsid w:val="57D6EF43"/>
    <w:rsid w:val="584ADDF1"/>
    <w:rsid w:val="59212364"/>
    <w:rsid w:val="592846A1"/>
    <w:rsid w:val="59358569"/>
    <w:rsid w:val="595021FD"/>
    <w:rsid w:val="595DAEF8"/>
    <w:rsid w:val="5964FFC8"/>
    <w:rsid w:val="59EE3731"/>
    <w:rsid w:val="5A2A7B67"/>
    <w:rsid w:val="5A60CBF6"/>
    <w:rsid w:val="5B7D451C"/>
    <w:rsid w:val="5B8507AC"/>
    <w:rsid w:val="5C08A140"/>
    <w:rsid w:val="5C50A4CA"/>
    <w:rsid w:val="5C85EC44"/>
    <w:rsid w:val="5D1DB897"/>
    <w:rsid w:val="5DA268AB"/>
    <w:rsid w:val="5DADF78C"/>
    <w:rsid w:val="5DBC2300"/>
    <w:rsid w:val="5E167C1C"/>
    <w:rsid w:val="5E766309"/>
    <w:rsid w:val="5EA822B6"/>
    <w:rsid w:val="5EAA83C8"/>
    <w:rsid w:val="5FA4F9BE"/>
    <w:rsid w:val="5FB6121D"/>
    <w:rsid w:val="6056BA1F"/>
    <w:rsid w:val="606A5D6E"/>
    <w:rsid w:val="608C4737"/>
    <w:rsid w:val="60B944B9"/>
    <w:rsid w:val="617D7979"/>
    <w:rsid w:val="61E7ED48"/>
    <w:rsid w:val="62782B19"/>
    <w:rsid w:val="62D89E71"/>
    <w:rsid w:val="632923EB"/>
    <w:rsid w:val="637FE291"/>
    <w:rsid w:val="641C9FC4"/>
    <w:rsid w:val="641D475A"/>
    <w:rsid w:val="6430B16B"/>
    <w:rsid w:val="648448E3"/>
    <w:rsid w:val="64984FB7"/>
    <w:rsid w:val="64C6ADCC"/>
    <w:rsid w:val="64F44FAE"/>
    <w:rsid w:val="6543A8BD"/>
    <w:rsid w:val="65750F26"/>
    <w:rsid w:val="658121B6"/>
    <w:rsid w:val="65CC81CC"/>
    <w:rsid w:val="667FD5C4"/>
    <w:rsid w:val="671E3A13"/>
    <w:rsid w:val="67482ECC"/>
    <w:rsid w:val="6756E48E"/>
    <w:rsid w:val="676137C9"/>
    <w:rsid w:val="678CC327"/>
    <w:rsid w:val="6798A9AE"/>
    <w:rsid w:val="67E36219"/>
    <w:rsid w:val="68119923"/>
    <w:rsid w:val="6926274C"/>
    <w:rsid w:val="692BABEB"/>
    <w:rsid w:val="697A130E"/>
    <w:rsid w:val="698F1723"/>
    <w:rsid w:val="6A0A59E0"/>
    <w:rsid w:val="6A21B13D"/>
    <w:rsid w:val="6A743F20"/>
    <w:rsid w:val="6AC27430"/>
    <w:rsid w:val="6AF4027F"/>
    <w:rsid w:val="6B6781AE"/>
    <w:rsid w:val="6C1B4D27"/>
    <w:rsid w:val="6C902EAE"/>
    <w:rsid w:val="6C9A51DB"/>
    <w:rsid w:val="6D48EB0E"/>
    <w:rsid w:val="6DD68CFA"/>
    <w:rsid w:val="6E60C0A5"/>
    <w:rsid w:val="6E9906E5"/>
    <w:rsid w:val="6EC3727D"/>
    <w:rsid w:val="6EC56B30"/>
    <w:rsid w:val="6EF397A2"/>
    <w:rsid w:val="6EFF39FA"/>
    <w:rsid w:val="6F56A908"/>
    <w:rsid w:val="6F733141"/>
    <w:rsid w:val="6FB63AA9"/>
    <w:rsid w:val="6FD8583A"/>
    <w:rsid w:val="70C8E597"/>
    <w:rsid w:val="71536119"/>
    <w:rsid w:val="71A01B96"/>
    <w:rsid w:val="7214D44D"/>
    <w:rsid w:val="724B201B"/>
    <w:rsid w:val="72A4B4B9"/>
    <w:rsid w:val="72BDE878"/>
    <w:rsid w:val="72CC5725"/>
    <w:rsid w:val="733E18C5"/>
    <w:rsid w:val="7354E342"/>
    <w:rsid w:val="73C18CEC"/>
    <w:rsid w:val="73E3FE38"/>
    <w:rsid w:val="748807CE"/>
    <w:rsid w:val="75447CCA"/>
    <w:rsid w:val="759AEC3A"/>
    <w:rsid w:val="75F18C61"/>
    <w:rsid w:val="75F93D42"/>
    <w:rsid w:val="764FDF42"/>
    <w:rsid w:val="766A5DCD"/>
    <w:rsid w:val="76FFA765"/>
    <w:rsid w:val="7738F069"/>
    <w:rsid w:val="77615286"/>
    <w:rsid w:val="77BDDD40"/>
    <w:rsid w:val="783A4EED"/>
    <w:rsid w:val="7847FCF2"/>
    <w:rsid w:val="78517E11"/>
    <w:rsid w:val="7868772C"/>
    <w:rsid w:val="78B27514"/>
    <w:rsid w:val="78EFB14E"/>
    <w:rsid w:val="79322E02"/>
    <w:rsid w:val="799D43CA"/>
    <w:rsid w:val="7A4F9051"/>
    <w:rsid w:val="7AD6F8D0"/>
    <w:rsid w:val="7AE5721B"/>
    <w:rsid w:val="7AEA9C1F"/>
    <w:rsid w:val="7B1B318B"/>
    <w:rsid w:val="7C14B3B9"/>
    <w:rsid w:val="7CCEAF51"/>
    <w:rsid w:val="7D3E9168"/>
    <w:rsid w:val="7D4839C3"/>
    <w:rsid w:val="7DD1CD92"/>
    <w:rsid w:val="7E0D7635"/>
    <w:rsid w:val="7E205102"/>
    <w:rsid w:val="7EAE9337"/>
    <w:rsid w:val="7EBDD92C"/>
    <w:rsid w:val="7F1E237A"/>
    <w:rsid w:val="7F2FF05D"/>
    <w:rsid w:val="7F4B29D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5F22788"/>
  <w15:chartTrackingRefBased/>
  <w15:docId w15:val="{99DC5370-15E5-453C-A5CD-3B4A205424C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numId w:val="27"/>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normaltextrun">
    <w:name w:val="normaltextrun"/>
    <w:basedOn w:val="DefaultParagraphFont"/>
    <w:rsid w:val="00EB38F6"/>
  </w:style>
  <w:style w:type="character" w:customStyle="1" w:styleId="scxw104464937">
    <w:name w:val="scxw104464937"/>
    <w:basedOn w:val="DefaultParagraphFont"/>
    <w:rsid w:val="00EB38F6"/>
  </w:style>
  <w:style w:type="character" w:customStyle="1" w:styleId="scxw64790200">
    <w:name w:val="scxw64790200"/>
    <w:basedOn w:val="DefaultParagraphFont"/>
    <w:rsid w:val="00EB38F6"/>
  </w:style>
  <w:style w:type="paragraph" w:styleId="Bibliography">
    <w:name w:val="Bibliography"/>
    <w:basedOn w:val="Normal"/>
    <w:next w:val="Normal"/>
    <w:uiPriority w:val="37"/>
    <w:unhideWhenUsed/>
    <w:rsid w:val="00DC48B5"/>
  </w:style>
  <w:style w:type="paragraph" w:styleId="ListParagraph">
    <w:name w:val="List Paragraph"/>
    <w:basedOn w:val="Normal"/>
    <w:uiPriority w:val="34"/>
    <w:qFormat/>
    <w:rsid w:val="009B1E95"/>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1881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49228374">
          <w:marLeft w:val="0pt"/>
          <w:marRight w:val="0pt"/>
          <w:marTop w:val="0pt"/>
          <w:marBottom w:val="0pt"/>
          <w:divBdr>
            <w:top w:val="none" w:sz="0" w:space="0" w:color="auto"/>
            <w:left w:val="none" w:sz="0" w:space="0" w:color="auto"/>
            <w:bottom w:val="none" w:sz="0" w:space="0" w:color="auto"/>
            <w:right w:val="none" w:sz="0" w:space="0" w:color="auto"/>
          </w:divBdr>
          <w:divsChild>
            <w:div w:id="18053440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992791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72283681">
          <w:marLeft w:val="0pt"/>
          <w:marRight w:val="0pt"/>
          <w:marTop w:val="0pt"/>
          <w:marBottom w:val="0pt"/>
          <w:divBdr>
            <w:top w:val="none" w:sz="0" w:space="0" w:color="auto"/>
            <w:left w:val="none" w:sz="0" w:space="0" w:color="auto"/>
            <w:bottom w:val="none" w:sz="0" w:space="0" w:color="auto"/>
            <w:right w:val="none" w:sz="0" w:space="0" w:color="auto"/>
          </w:divBdr>
          <w:divsChild>
            <w:div w:id="1115377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webSettings" Target="webSettings.xml"/><Relationship Id="rId13" Type="http://purl.oclc.org/ooxml/officeDocument/relationships/image" Target="media/image2.png"/><Relationship Id="rId18" Type="http://purl.oclc.org/ooxml/officeDocument/relationships/fontTable" Target="fontTable.xml"/><Relationship Id="rId3" Type="http://purl.oclc.org/ooxml/officeDocument/relationships/customXml" Target="../customXml/item3.xml"/><Relationship Id="rId7" Type="http://purl.oclc.org/ooxml/officeDocument/relationships/settings" Target="settings.xml"/><Relationship Id="rId12" Type="http://purl.oclc.org/ooxml/officeDocument/relationships/image" Target="media/image1.png"/><Relationship Id="rId17" Type="http://purl.oclc.org/ooxml/officeDocument/relationships/footer" Target="footer2.xml"/><Relationship Id="rId2" Type="http://purl.oclc.org/ooxml/officeDocument/relationships/customXml" Target="../customXml/item2.xml"/><Relationship Id="rId16" Type="http://purl.oclc.org/ooxml/officeDocument/relationships/image" Target="media/image5.png"/><Relationship Id="rId20" Type="http://schemas.microsoft.com/office/2020/10/relationships/intelligence" Target="intelligence2.xml"/><Relationship Id="rId1" Type="http://purl.oclc.org/ooxml/officeDocument/relationships/customXml" Target="../customXml/item1.xml"/><Relationship Id="rId6" Type="http://purl.oclc.org/ooxml/officeDocument/relationships/styles" Target="styles.xml"/><Relationship Id="rId11" Type="http://purl.oclc.org/ooxml/officeDocument/relationships/footer" Target="footer1.xml"/><Relationship Id="rId5" Type="http://purl.oclc.org/ooxml/officeDocument/relationships/numbering" Target="numbering.xml"/><Relationship Id="rId15" Type="http://purl.oclc.org/ooxml/officeDocument/relationships/image" Target="media/image4.png"/><Relationship Id="rId10" Type="http://purl.oclc.org/ooxml/officeDocument/relationships/endnotes" Target="endnotes.xml"/><Relationship Id="rId19" Type="http://purl.oclc.org/ooxml/officeDocument/relationships/theme" Target="theme/theme1.xm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3.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E55AFA8AD7A148982DBD2F606BEF11" ma:contentTypeVersion="3" ma:contentTypeDescription="Create a new document." ma:contentTypeScope="" ma:versionID="ace45d4f83c643b72f4ce4d6126ac14e">
  <xsd:schema xmlns:xsd="http://www.w3.org/2001/XMLSchema" xmlns:xs="http://www.w3.org/2001/XMLSchema" xmlns:p="http://schemas.microsoft.com/office/2006/metadata/properties" xmlns:ns3="a51b1be0-1565-4b69-b12d-ca3ecc1ad20e" targetNamespace="http://schemas.microsoft.com/office/2006/metadata/properties" ma:root="true" ma:fieldsID="3d440ca32773365297527422dbb5114a" ns3:_="">
    <xsd:import namespace="a51b1be0-1565-4b69-b12d-ca3ecc1ad20e"/>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1b1be0-1565-4b69-b12d-ca3ecc1ad2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customXml/itemProps2.xml><?xml version="1.0" encoding="utf-8"?>
<ds:datastoreItem xmlns:ds="http://purl.oclc.org/ooxml/officeDocument/customXml" ds:itemID="{A9E4D23F-D3CC-47AB-BCCD-FDDF89BC6374}">
  <ds:schemaRefs>
    <ds:schemaRef ds:uri="http://schemas.microsoft.com/sharepoint/v3/contenttype/forms"/>
  </ds:schemaRefs>
</ds:datastoreItem>
</file>

<file path=customXml/itemProps3.xml><?xml version="1.0" encoding="utf-8"?>
<ds:datastoreItem xmlns:ds="http://purl.oclc.org/ooxml/officeDocument/customXml" ds:itemID="{1228FED7-80C5-4243-8962-B52330446E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1b1be0-1565-4b69-b12d-ca3ecc1ad2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purl.oclc.org/ooxml/officeDocument/customXml" ds:itemID="{CBAA9DF5-3EF6-46EB-9FC8-4801EFC7EF73}">
  <ds:schemaRefs>
    <ds:schemaRef ds:uri="http://schemas.microsoft.com/office/2006/metadata/properties"/>
    <ds:schemaRef ds:uri="http://schemas.microsoft.com/office/infopath/2007/PartnerControls"/>
  </ds:schemaRefs>
</ds:datastoreItem>
</file>

<file path=docProps/app.xml><?xml version="1.0" encoding="utf-8"?>
<Properties xmlns="http://purl.oclc.org/ooxml/officeDocument/extendedProperties" xmlns:vt="http://purl.oclc.org/ooxml/officeDocument/docPropsVTypes">
  <Template>Normal</Template>
  <TotalTime>0</TotalTime>
  <Pages>9</Pages>
  <Words>28476</Words>
  <Characters>162317</Characters>
  <Application>Microsoft Office Word</Application>
  <DocSecurity>0</DocSecurity>
  <Lines>1352</Lines>
  <Paragraphs>380</Paragraphs>
  <ScaleCrop>false</ScaleCrop>
  <Company>IEEE</Company>
  <LinksUpToDate>false</LinksUpToDate>
  <CharactersWithSpaces>190413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Ketterlinus, Nathan</cp:lastModifiedBy>
  <cp:revision>2</cp:revision>
  <dcterms:created xsi:type="dcterms:W3CDTF">2023-11-29T04:21:00Z</dcterms:created>
  <dcterms:modified xsi:type="dcterms:W3CDTF">2023-11-29T04:21:00Z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0x010100B4E55AFA8AD7A148982DBD2F606BEF11</vt:lpwstr>
  </property>
  <property fmtid="{D5CDD505-2E9C-101B-9397-08002B2CF9AE}" pid="3" name="ZOTERO_PREF_2">
    <vt:lpwstr>nalAbbreviations" value="true"/&gt;&lt;/prefs&gt;&lt;/data&gt;</vt:lpwstr>
  </property>
  <property fmtid="{D5CDD505-2E9C-101B-9397-08002B2CF9AE}" pid="4" name="ZOTERO_PREF_1">
    <vt:lpwstr>&lt;data data-version="3" zotero-version="6.0.30"&gt;&lt;session id="F38Fl2zT"/&gt;&lt;style id="http://www.zotero.org/styles/ieee" locale="en-US" hasBibliography="1" bibliographyStyleHasBeenSet="1"/&gt;&lt;prefs&gt;&lt;pref name="fieldType" value="Field"/&gt;&lt;pref name="automaticJour</vt:lpwstr>
  </property>
</Properties>
</file>